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jc w:val="center"/>
        <w:rPr/>
      </w:pPr>
      <w:bookmarkStart w:colFirst="0" w:colLast="0" w:name="_tremawe2ds3r" w:id="0"/>
      <w:bookmarkEnd w:id="0"/>
      <w:r w:rsidDel="00000000" w:rsidR="00000000" w:rsidRPr="00000000">
        <w:rPr>
          <w:rtl w:val="0"/>
        </w:rPr>
        <w:t xml:space="preserve">Google Cloud Native with Spring Boot</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sz w:val="28"/>
          <w:szCs w:val="28"/>
          <w:rtl w:val="0"/>
        </w:rPr>
        <w:t xml:space="preserve">Self-link: </w:t>
      </w:r>
      <w:hyperlink r:id="rId7">
        <w:r w:rsidDel="00000000" w:rsidR="00000000" w:rsidRPr="00000000">
          <w:rPr>
            <w:color w:val="1155cc"/>
            <w:sz w:val="28"/>
            <w:szCs w:val="28"/>
            <w:u w:val="single"/>
            <w:rtl w:val="0"/>
          </w:rPr>
          <w:t xml:space="preserve">bit.ly/spring-gcp-lab</w:t>
        </w:r>
      </w:hyperlink>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sz w:val="28"/>
          <w:szCs w:val="28"/>
          <w:rtl w:val="0"/>
        </w:rPr>
        <w:t xml:space="preserve">Slides: </w:t>
      </w:r>
      <w:hyperlink r:id="rId8">
        <w:r w:rsidDel="00000000" w:rsidR="00000000" w:rsidRPr="00000000">
          <w:rPr>
            <w:color w:val="1155cc"/>
            <w:sz w:val="28"/>
            <w:szCs w:val="28"/>
            <w:u w:val="single"/>
            <w:rtl w:val="0"/>
          </w:rPr>
          <w:t xml:space="preserve">PDF</w:t>
        </w:r>
      </w:hyperlink>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pPr>
      <w:r w:rsidDel="00000000" w:rsidR="00000000" w:rsidRPr="00000000">
        <w:rPr>
          <w:sz w:val="28"/>
          <w:szCs w:val="28"/>
          <w:rtl w:val="0"/>
        </w:rPr>
        <w:t xml:space="preserve">Author: Ray Tsang </w:t>
      </w:r>
      <w:hyperlink r:id="rId9">
        <w:r w:rsidDel="00000000" w:rsidR="00000000" w:rsidRPr="00000000">
          <w:rPr>
            <w:color w:val="1155cc"/>
            <w:sz w:val="28"/>
            <w:szCs w:val="28"/>
            <w:u w:val="single"/>
            <w:rtl w:val="0"/>
          </w:rPr>
          <w:t xml:space="preserve">@saturnism</w:t>
        </w:r>
      </w:hyperlink>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jc w:val="left"/>
        <w:rPr/>
      </w:pPr>
      <w:bookmarkStart w:colFirst="0" w:colLast="0" w:name="_r0ldldh3falb" w:id="1"/>
      <w:bookmarkEnd w:id="1"/>
      <w:r w:rsidDel="00000000" w:rsidR="00000000" w:rsidRPr="00000000">
        <w:rPr>
          <w:rtl w:val="0"/>
        </w:rPr>
        <w:t xml:space="preserve">Overview</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5:00</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this lab, you'll quickly create several microservices with Spring Boot and adopt some of the best practices around tracing, configuration management, and integration with other parts of the system with integration patterns. To accomplish this, we'll use Spring Cloud Sleuth, Zipkin, Config Server, and Spring Integration to build a messaging pipeline.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This is great when running applications on-premises. But what do you do when you move to the cloud? Cloud Native is not just about migrating from bare-metal workload to VM-based workload!  Cloud Native applications can adapt to the new environments that are fully managed and require less to no manual operation.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the lab, you'll learn how to replace the external dependencies that you would need to maintain and operate yourself with fully managed services on Google Cloud Platform. Through the use of the new Spring Cloud GCP starters, we can quickly replace RDBMS like MySQL with CloudSQL, messaging like RabbitMQ with Pub/Sub, distributed trace stores like Zipkin with Stackdriver Trace, and centralized Config Server with Runtime Config.</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However, the database is usually the constraining performance bottleneck. We'll also go over the different database options on Google Cloud Platform to help you eliminate these bottlenecks.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1"/>
        <w:tblW w:w="10800.0" w:type="dxa"/>
        <w:jc w:val="left"/>
        <w:tblInd w:w="100.0" w:type="pct"/>
        <w:tblLayout w:type="fixed"/>
        <w:tblLook w:val="0600"/>
      </w:tblPr>
      <w:tblGrid>
        <w:gridCol w:w="10800"/>
        <w:tblGridChange w:id="0">
          <w:tblGrid>
            <w:gridCol w:w="10800"/>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before="160" w:line="240" w:lineRule="auto"/>
              <w:jc w:val="left"/>
              <w:rPr>
                <w:b w:val="1"/>
                <w:sz w:val="24"/>
                <w:szCs w:val="24"/>
              </w:rPr>
            </w:pPr>
            <w:r w:rsidDel="00000000" w:rsidR="00000000" w:rsidRPr="00000000">
              <w:rPr>
                <w:b w:val="1"/>
                <w:sz w:val="24"/>
                <w:szCs w:val="24"/>
                <w:rtl w:val="0"/>
              </w:rPr>
              <w:t xml:space="preserve">What is your experience level with Google Cloud Platform?</w:t>
            </w:r>
          </w:p>
          <w:p w:rsidR="00000000" w:rsidDel="00000000" w:rsidP="00000000" w:rsidRDefault="00000000" w:rsidRPr="00000000" w14:paraId="00000012">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jc w:val="left"/>
              <w:rPr>
                <w:sz w:val="20"/>
                <w:szCs w:val="20"/>
              </w:rPr>
            </w:pPr>
            <w:r w:rsidDel="00000000" w:rsidR="00000000" w:rsidRPr="00000000">
              <w:rPr>
                <w:sz w:val="20"/>
                <w:szCs w:val="20"/>
                <w:rtl w:val="0"/>
              </w:rPr>
              <w:t xml:space="preserve">I have just heard of Google Cloud Platform</w:t>
            </w:r>
          </w:p>
          <w:p w:rsidR="00000000" w:rsidDel="00000000" w:rsidP="00000000" w:rsidRDefault="00000000" w:rsidRPr="00000000" w14:paraId="00000013">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jc w:val="left"/>
              <w:rPr>
                <w:sz w:val="20"/>
                <w:szCs w:val="20"/>
              </w:rPr>
            </w:pPr>
            <w:r w:rsidDel="00000000" w:rsidR="00000000" w:rsidRPr="00000000">
              <w:rPr>
                <w:sz w:val="20"/>
                <w:szCs w:val="20"/>
                <w:rtl w:val="0"/>
              </w:rPr>
              <w:t xml:space="preserve">I have played around with Google Cloud Platform</w:t>
            </w:r>
          </w:p>
          <w:p w:rsidR="00000000" w:rsidDel="00000000" w:rsidP="00000000" w:rsidRDefault="00000000" w:rsidRPr="00000000" w14:paraId="00000014">
            <w:pPr>
              <w:widowControl w:val="0"/>
              <w:numPr>
                <w:ilvl w:val="0"/>
                <w:numId w:val="1"/>
              </w:numPr>
              <w:pBdr>
                <w:top w:space="0" w:sz="0" w:val="nil"/>
                <w:left w:space="0" w:sz="0" w:val="nil"/>
                <w:bottom w:space="0" w:sz="0" w:val="nil"/>
                <w:right w:space="0" w:sz="0" w:val="nil"/>
                <w:between w:space="0" w:sz="0" w:val="nil"/>
              </w:pBdr>
              <w:shd w:fill="auto" w:val="clear"/>
              <w:spacing w:line="240" w:lineRule="auto"/>
              <w:ind w:left="720" w:hanging="360"/>
              <w:jc w:val="left"/>
              <w:rPr>
                <w:sz w:val="20"/>
                <w:szCs w:val="20"/>
              </w:rPr>
            </w:pPr>
            <w:r w:rsidDel="00000000" w:rsidR="00000000" w:rsidRPr="00000000">
              <w:rPr>
                <w:sz w:val="20"/>
                <w:szCs w:val="20"/>
                <w:rtl w:val="0"/>
              </w:rPr>
              <w:t xml:space="preserve">I use Google Cloud Platform in production</w:t>
            </w:r>
            <w:r w:rsidDel="00000000" w:rsidR="00000000" w:rsidRPr="00000000">
              <w:rPr>
                <w:rtl w:val="0"/>
              </w:rPr>
            </w:r>
          </w:p>
        </w:tc>
      </w:tr>
    </w:tbl>
    <w:p w:rsidR="00000000" w:rsidDel="00000000" w:rsidP="00000000" w:rsidRDefault="00000000" w:rsidRPr="00000000" w14:paraId="00000015">
      <w:pPr>
        <w:pStyle w:val="Heading1"/>
        <w:pBdr>
          <w:top w:space="0" w:sz="0" w:val="nil"/>
          <w:left w:space="0" w:sz="0" w:val="nil"/>
          <w:bottom w:space="0" w:sz="0" w:val="nil"/>
          <w:right w:space="0" w:sz="0" w:val="nil"/>
          <w:between w:space="0" w:sz="0" w:val="nil"/>
        </w:pBdr>
        <w:shd w:fill="auto" w:val="clear"/>
        <w:jc w:val="left"/>
        <w:rPr/>
      </w:pPr>
      <w:bookmarkStart w:colFirst="0" w:colLast="0" w:name="_kkxo7z5eq8wn" w:id="2"/>
      <w:bookmarkEnd w:id="2"/>
      <w:r w:rsidDel="00000000" w:rsidR="00000000" w:rsidRPr="00000000">
        <w:rPr>
          <w:rtl w:val="0"/>
        </w:rPr>
        <w:t xml:space="preserve">Lab 0 - Initial setup</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20:00</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18">
      <w:pPr>
        <w:pStyle w:val="Heading2"/>
        <w:jc w:val="left"/>
        <w:rPr/>
      </w:pPr>
      <w:bookmarkStart w:colFirst="0" w:colLast="0" w:name="_e1szitq2s8ck" w:id="3"/>
      <w:bookmarkEnd w:id="3"/>
      <w:r w:rsidDel="00000000" w:rsidR="00000000" w:rsidRPr="00000000">
        <w:rPr>
          <w:rtl w:val="0"/>
        </w:rPr>
        <w:t xml:space="preserve">Task 1 - Logging In</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 </w:t>
      </w:r>
      <w:r w:rsidDel="00000000" w:rsidR="00000000" w:rsidRPr="00000000">
        <w:rPr>
          <w:rtl w:val="0"/>
        </w:rPr>
        <w:t xml:space="preserve">The instructor will provide you with a temporary username / password to sign in to the Google Cloud Platform Console.</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5729288</wp:posOffset>
            </wp:positionH>
            <wp:positionV relativeFrom="paragraph">
              <wp:posOffset>266700</wp:posOffset>
            </wp:positionV>
            <wp:extent cx="976313" cy="629465"/>
            <wp:effectExtent b="0" l="0" r="0" t="0"/>
            <wp:wrapSquare wrapText="bothSides" distB="114300" distT="114300" distL="114300" distR="114300"/>
            <wp:docPr id="48"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976313" cy="629465"/>
                    </a:xfrm>
                    <a:prstGeom prst="rect"/>
                    <a:ln/>
                  </pic:spPr>
                </pic:pic>
              </a:graphicData>
            </a:graphic>
          </wp:anchor>
        </w:drawing>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Important:</w:t>
            </w:r>
            <w:r w:rsidDel="00000000" w:rsidR="00000000" w:rsidRPr="00000000">
              <w:rPr>
                <w:rtl w:val="0"/>
              </w:rPr>
              <w:t xml:space="preserve"> To avoid conflicts with your personal account, please open a new incognito window for the rest of this lab.</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 Sign in to the Google Cloud Platform Console: </w:t>
      </w:r>
      <w:hyperlink r:id="rId11">
        <w:r w:rsidDel="00000000" w:rsidR="00000000" w:rsidRPr="00000000">
          <w:rPr>
            <w:color w:val="1155cc"/>
            <w:u w:val="single"/>
            <w:rtl w:val="0"/>
          </w:rPr>
          <w:t xml:space="preserve">https://console.cloud.google.com/</w:t>
        </w:r>
      </w:hyperlink>
      <w:r w:rsidDel="00000000" w:rsidR="00000000" w:rsidRPr="00000000">
        <w:rPr>
          <w:rtl w:val="0"/>
        </w:rPr>
        <w:t xml:space="preserve"> </w:t>
      </w:r>
      <w:r w:rsidDel="00000000" w:rsidR="00000000" w:rsidRPr="00000000">
        <w:rPr>
          <w:rtl w:val="0"/>
        </w:rPr>
        <w:t xml:space="preserve">with the provided credentials</w:t>
      </w:r>
      <w:r w:rsidDel="00000000" w:rsidR="00000000" w:rsidRPr="00000000">
        <w:rPr>
          <w:rtl w:val="0"/>
        </w:rPr>
        <w:t xml:space="preserve">. In </w:t>
      </w:r>
      <w:r w:rsidDel="00000000" w:rsidR="00000000" w:rsidRPr="00000000">
        <w:rPr>
          <w:b w:val="1"/>
          <w:rtl w:val="0"/>
        </w:rPr>
        <w:t xml:space="preserve">Welcome to your new account</w:t>
      </w:r>
      <w:r w:rsidDel="00000000" w:rsidR="00000000" w:rsidRPr="00000000">
        <w:rPr>
          <w:rtl w:val="0"/>
        </w:rPr>
        <w:t xml:space="preserve"> dialog, click </w:t>
      </w:r>
      <w:r w:rsidDel="00000000" w:rsidR="00000000" w:rsidRPr="00000000">
        <w:rPr>
          <w:b w:val="1"/>
          <w:rtl w:val="0"/>
        </w:rPr>
        <w:t xml:space="preserve">Accept</w:t>
      </w:r>
      <w:r w:rsidDel="00000000" w:rsidR="00000000" w:rsidRPr="00000000">
        <w:rPr>
          <w:rtl w:val="0"/>
        </w:rPr>
        <w:t xml:space="preserv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911203" cy="1042988"/>
            <wp:effectExtent b="0" l="0" r="0" t="0"/>
            <wp:docPr id="42"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3911203" cy="10429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3. If you see a top bar with </w:t>
      </w:r>
      <w:r w:rsidDel="00000000" w:rsidR="00000000" w:rsidRPr="00000000">
        <w:rPr>
          <w:b w:val="1"/>
          <w:rtl w:val="0"/>
        </w:rPr>
        <w:t xml:space="preserve">Sign Up for Free Trial</w:t>
      </w:r>
      <w:r w:rsidDel="00000000" w:rsidR="00000000" w:rsidRPr="00000000">
        <w:rPr>
          <w:rtl w:val="0"/>
        </w:rPr>
        <w:t xml:space="preserve"> - DO NOT SIGN UP FOR THE FREE TRIAL. Click </w:t>
      </w:r>
      <w:r w:rsidDel="00000000" w:rsidR="00000000" w:rsidRPr="00000000">
        <w:rPr>
          <w:b w:val="1"/>
          <w:rtl w:val="0"/>
        </w:rPr>
        <w:t xml:space="preserve">Dismiss</w:t>
      </w:r>
      <w:r w:rsidDel="00000000" w:rsidR="00000000" w:rsidRPr="00000000">
        <w:rPr>
          <w:rtl w:val="0"/>
        </w:rPr>
        <w:t xml:space="preserve"> since you'll be using a pre-provisioned lab account. If you are doing this on your own account, then you may want the free trial.</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6858000" cy="431800"/>
                <wp:effectExtent b="0" l="0" r="0" t="0"/>
                <wp:docPr id="1" name=""/>
                <a:graphic>
                  <a:graphicData uri="http://schemas.microsoft.com/office/word/2010/wordprocessingGroup">
                    <wpg:wgp>
                      <wpg:cNvGrpSpPr/>
                      <wpg:grpSpPr>
                        <a:xfrm>
                          <a:off x="152400" y="152400"/>
                          <a:ext cx="6858000" cy="431800"/>
                          <a:chOff x="152400" y="152400"/>
                          <a:chExt cx="7315200" cy="435769"/>
                        </a:xfrm>
                      </wpg:grpSpPr>
                      <pic:pic>
                        <pic:nvPicPr>
                          <pic:cNvPr id="2" name="Shape 2"/>
                          <pic:cNvPicPr preferRelativeResize="0"/>
                        </pic:nvPicPr>
                        <pic:blipFill>
                          <a:blip r:embed="rId13">
                            <a:alphaModFix/>
                          </a:blip>
                          <a:stretch>
                            <a:fillRect/>
                          </a:stretch>
                        </pic:blipFill>
                        <pic:spPr>
                          <a:xfrm>
                            <a:off x="152400" y="152400"/>
                            <a:ext cx="7315200" cy="435769"/>
                          </a:xfrm>
                          <a:prstGeom prst="rect">
                            <a:avLst/>
                          </a:prstGeom>
                          <a:noFill/>
                          <a:ln>
                            <a:noFill/>
                          </a:ln>
                        </pic:spPr>
                      </pic:pic>
                      <wps:wsp>
                        <wps:cNvSpPr/>
                        <wps:cNvPr id="3" name="Shape 3"/>
                        <wps:spPr>
                          <a:xfrm>
                            <a:off x="5467350" y="190500"/>
                            <a:ext cx="666900" cy="3144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905450" y="347700"/>
                            <a:ext cx="561900" cy="2049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858000" cy="431800"/>
                <wp:effectExtent b="0" l="0" r="0" t="0"/>
                <wp:docPr id="1" name="image1.png"/>
                <a:graphic>
                  <a:graphicData uri="http://schemas.openxmlformats.org/drawingml/2006/picture">
                    <pic:pic>
                      <pic:nvPicPr>
                        <pic:cNvPr id="0" name="image1.png"/>
                        <pic:cNvPicPr preferRelativeResize="0"/>
                      </pic:nvPicPr>
                      <pic:blipFill>
                        <a:blip r:embed="rId14"/>
                        <a:srcRect/>
                        <a:stretch>
                          <a:fillRect/>
                        </a:stretch>
                      </pic:blipFill>
                      <pic:spPr>
                        <a:xfrm>
                          <a:off x="0" y="0"/>
                          <a:ext cx="6858000" cy="431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4. Click </w:t>
      </w:r>
      <w:r w:rsidDel="00000000" w:rsidR="00000000" w:rsidRPr="00000000">
        <w:rPr>
          <w:rFonts w:ascii="Arial Unicode MS" w:cs="Arial Unicode MS" w:eastAsia="Arial Unicode MS" w:hAnsi="Arial Unicode MS"/>
          <w:b w:val="1"/>
          <w:rtl w:val="0"/>
        </w:rPr>
        <w:t xml:space="preserve">Select a project∫.</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108724" cy="938213"/>
                <wp:effectExtent b="0" l="0" r="0" t="0"/>
                <wp:docPr id="3" name=""/>
                <a:graphic>
                  <a:graphicData uri="http://schemas.microsoft.com/office/word/2010/wordprocessingGroup">
                    <wpg:wgp>
                      <wpg:cNvGrpSpPr/>
                      <wpg:grpSpPr>
                        <a:xfrm>
                          <a:off x="152400" y="152400"/>
                          <a:ext cx="4108724" cy="938213"/>
                          <a:chOff x="152400" y="152400"/>
                          <a:chExt cx="8286750" cy="1866900"/>
                        </a:xfrm>
                      </wpg:grpSpPr>
                      <pic:pic>
                        <pic:nvPicPr>
                          <pic:cNvPr id="7" name="Shape 7"/>
                          <pic:cNvPicPr preferRelativeResize="0"/>
                        </pic:nvPicPr>
                        <pic:blipFill>
                          <a:blip r:embed="rId15">
                            <a:alphaModFix/>
                          </a:blip>
                          <a:stretch>
                            <a:fillRect/>
                          </a:stretch>
                        </pic:blipFill>
                        <pic:spPr>
                          <a:xfrm>
                            <a:off x="152400" y="152400"/>
                            <a:ext cx="8286750" cy="1866900"/>
                          </a:xfrm>
                          <a:prstGeom prst="rect">
                            <a:avLst/>
                          </a:prstGeom>
                          <a:noFill/>
                          <a:ln>
                            <a:noFill/>
                          </a:ln>
                        </pic:spPr>
                      </pic:pic>
                      <wps:wsp>
                        <wps:cNvSpPr/>
                        <wps:cNvPr id="8" name="Shape 8"/>
                        <wps:spPr>
                          <a:xfrm>
                            <a:off x="4991100" y="247650"/>
                            <a:ext cx="3295500" cy="7431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200515" y="881926"/>
                            <a:ext cx="1273200" cy="4800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108724" cy="938213"/>
                <wp:effectExtent b="0" l="0" r="0" t="0"/>
                <wp:docPr id="3"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4108724" cy="9382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5. In the </w:t>
      </w:r>
      <w:r w:rsidDel="00000000" w:rsidR="00000000" w:rsidRPr="00000000">
        <w:rPr>
          <w:b w:val="1"/>
          <w:rtl w:val="0"/>
        </w:rPr>
        <w:t xml:space="preserve">All</w:t>
      </w:r>
      <w:r w:rsidDel="00000000" w:rsidR="00000000" w:rsidRPr="00000000">
        <w:rPr>
          <w:rtl w:val="0"/>
        </w:rPr>
        <w:t xml:space="preserve"> tab, click on your project:</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6858000" cy="2857500"/>
                <wp:effectExtent b="0" l="0" r="0" t="0"/>
                <wp:docPr id="11" name=""/>
                <a:graphic>
                  <a:graphicData uri="http://schemas.microsoft.com/office/word/2010/wordprocessingGroup">
                    <wpg:wgp>
                      <wpg:cNvGrpSpPr/>
                      <wpg:grpSpPr>
                        <a:xfrm>
                          <a:off x="152400" y="152400"/>
                          <a:ext cx="6858000" cy="2857500"/>
                          <a:chOff x="152400" y="152400"/>
                          <a:chExt cx="9448801" cy="3930934"/>
                        </a:xfrm>
                      </wpg:grpSpPr>
                      <pic:pic>
                        <pic:nvPicPr>
                          <pic:cNvPr id="35" name="Shape 35"/>
                          <pic:cNvPicPr preferRelativeResize="0"/>
                        </pic:nvPicPr>
                        <pic:blipFill>
                          <a:blip r:embed="rId17">
                            <a:alphaModFix/>
                          </a:blip>
                          <a:stretch>
                            <a:fillRect/>
                          </a:stretch>
                        </pic:blipFill>
                        <pic:spPr>
                          <a:xfrm>
                            <a:off x="152400" y="152400"/>
                            <a:ext cx="9448801" cy="3930934"/>
                          </a:xfrm>
                          <a:prstGeom prst="rect">
                            <a:avLst/>
                          </a:prstGeom>
                          <a:noFill/>
                          <a:ln>
                            <a:noFill/>
                          </a:ln>
                        </pic:spPr>
                      </pic:pic>
                      <wps:wsp>
                        <wps:cNvSpPr/>
                        <wps:cNvPr id="36" name="Shape 36"/>
                        <wps:spPr>
                          <a:xfrm>
                            <a:off x="1476375" y="1876425"/>
                            <a:ext cx="1171500" cy="5715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895350" y="3200400"/>
                            <a:ext cx="3305100" cy="5715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942937" y="2364231"/>
                            <a:ext cx="705000" cy="1788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676171" y="3688206"/>
                            <a:ext cx="703200" cy="3504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858000" cy="2857500"/>
                <wp:effectExtent b="0" l="0" r="0" t="0"/>
                <wp:docPr id="11" name="image53.png"/>
                <a:graphic>
                  <a:graphicData uri="http://schemas.openxmlformats.org/drawingml/2006/picture">
                    <pic:pic>
                      <pic:nvPicPr>
                        <pic:cNvPr id="0" name="image53.png"/>
                        <pic:cNvPicPr preferRelativeResize="0"/>
                      </pic:nvPicPr>
                      <pic:blipFill>
                        <a:blip r:embed="rId18"/>
                        <a:srcRect/>
                        <a:stretch>
                          <a:fillRect/>
                        </a:stretch>
                      </pic:blipFill>
                      <pic:spPr>
                        <a:xfrm>
                          <a:off x="0" y="0"/>
                          <a:ext cx="6858000" cy="285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should see the Project </w:t>
      </w:r>
      <w:r w:rsidDel="00000000" w:rsidR="00000000" w:rsidRPr="00000000">
        <w:rPr>
          <w:rtl w:val="0"/>
        </w:rPr>
        <w:t xml:space="preserve">Dashboard</w:t>
      </w:r>
      <w:r w:rsidDel="00000000" w:rsidR="00000000" w:rsidRPr="00000000">
        <w:rPr>
          <w:rtl w:val="0"/>
        </w:rPr>
        <w:t xml:space="preserve">:</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jc w:val="left"/>
        <w:rPr>
          <w:rFonts w:ascii="Roboto" w:cs="Roboto" w:eastAsia="Roboto" w:hAnsi="Roboto"/>
        </w:rPr>
      </w:pPr>
      <w:r w:rsidDel="00000000" w:rsidR="00000000" w:rsidRPr="00000000">
        <w:rPr/>
        <w:drawing>
          <wp:inline distB="114300" distT="114300" distL="114300" distR="114300">
            <wp:extent cx="6858000" cy="3873500"/>
            <wp:effectExtent b="0" l="0" r="0" t="0"/>
            <wp:docPr id="49"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68580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jc w:val="left"/>
        <w:rPr/>
      </w:pPr>
      <w:bookmarkStart w:colFirst="0" w:colLast="0" w:name="_7dyup1da1vil" w:id="4"/>
      <w:bookmarkEnd w:id="4"/>
      <w:r w:rsidDel="00000000" w:rsidR="00000000" w:rsidRPr="00000000">
        <w:rPr>
          <w:rtl w:val="0"/>
        </w:rPr>
        <w:t xml:space="preserve">Task 2 - Cloud Shell</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will do most of the work from the </w:t>
      </w:r>
      <w:hyperlink r:id="rId20">
        <w:r w:rsidDel="00000000" w:rsidR="00000000" w:rsidRPr="00000000">
          <w:rPr>
            <w:color w:val="1155cc"/>
            <w:u w:val="single"/>
            <w:rtl w:val="0"/>
          </w:rPr>
          <w:t xml:space="preserve">Google Cloud Shell</w:t>
        </w:r>
      </w:hyperlink>
      <w:r w:rsidDel="00000000" w:rsidR="00000000" w:rsidRPr="00000000">
        <w:rPr>
          <w:rtl w:val="0"/>
        </w:rPr>
        <w:t xml:space="preserve">,</w:t>
      </w:r>
      <w:hyperlink r:id="rId21">
        <w:r w:rsidDel="00000000" w:rsidR="00000000" w:rsidRPr="00000000">
          <w:rPr>
            <w:rtl w:val="0"/>
          </w:rPr>
          <w:t xml:space="preserve"> a command line environment running in the Cloud</w:t>
        </w:r>
      </w:hyperlink>
      <w:r w:rsidDel="00000000" w:rsidR="00000000" w:rsidRPr="00000000">
        <w:rPr>
          <w:rtl w:val="0"/>
        </w:rPr>
        <w:t xml:space="preserve">. This Debian-based virtual machine is loaded with all the development tools you’ll need (</w:t>
      </w:r>
      <w:r w:rsidDel="00000000" w:rsidR="00000000" w:rsidRPr="00000000">
        <w:rPr>
          <w:rFonts w:ascii="Courier New" w:cs="Courier New" w:eastAsia="Courier New" w:hAnsi="Courier New"/>
          <w:rtl w:val="0"/>
        </w:rPr>
        <w:t xml:space="preserve">docker</w:t>
      </w:r>
      <w:r w:rsidDel="00000000" w:rsidR="00000000" w:rsidRPr="00000000">
        <w:rPr>
          <w:rtl w:val="0"/>
        </w:rPr>
        <w:t xml:space="preserve">, </w:t>
      </w:r>
      <w:r w:rsidDel="00000000" w:rsidR="00000000" w:rsidRPr="00000000">
        <w:rPr>
          <w:rFonts w:ascii="Courier New" w:cs="Courier New" w:eastAsia="Courier New" w:hAnsi="Courier New"/>
          <w:rtl w:val="0"/>
        </w:rPr>
        <w:t xml:space="preserve">gcloud</w:t>
      </w:r>
      <w:r w:rsidDel="00000000" w:rsidR="00000000" w:rsidRPr="00000000">
        <w:rPr>
          <w:rtl w:val="0"/>
        </w:rPr>
        <w:t xml:space="preserve">, </w:t>
      </w:r>
      <w:r w:rsidDel="00000000" w:rsidR="00000000" w:rsidRPr="00000000">
        <w:rPr>
          <w:rFonts w:ascii="Courier New" w:cs="Courier New" w:eastAsia="Courier New" w:hAnsi="Courier New"/>
          <w:rtl w:val="0"/>
        </w:rPr>
        <w:t xml:space="preserve">kubectl</w:t>
      </w:r>
      <w:r w:rsidDel="00000000" w:rsidR="00000000" w:rsidRPr="00000000">
        <w:rPr>
          <w:rtl w:val="0"/>
        </w:rPr>
        <w:t xml:space="preserve"> and others) and offers a persistent 5GB home directory. Open the Google Cloud Shell by clicking on the icon on the top right of the screen:</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6858000" cy="584200"/>
                <wp:effectExtent b="0" l="0" r="0" t="0"/>
                <wp:docPr id="4" name=""/>
                <a:graphic>
                  <a:graphicData uri="http://schemas.microsoft.com/office/word/2010/wordprocessingGroup">
                    <wpg:wgp>
                      <wpg:cNvGrpSpPr/>
                      <wpg:grpSpPr>
                        <a:xfrm>
                          <a:off x="152400" y="152400"/>
                          <a:ext cx="6858000" cy="584200"/>
                          <a:chOff x="152400" y="152400"/>
                          <a:chExt cx="7315202" cy="600009"/>
                        </a:xfrm>
                      </wpg:grpSpPr>
                      <pic:pic>
                        <pic:nvPicPr>
                          <pic:cNvPr id="10" name="Shape 10"/>
                          <pic:cNvPicPr preferRelativeResize="0"/>
                        </pic:nvPicPr>
                        <pic:blipFill>
                          <a:blip r:embed="rId22">
                            <a:alphaModFix/>
                          </a:blip>
                          <a:stretch>
                            <a:fillRect/>
                          </a:stretch>
                        </pic:blipFill>
                        <pic:spPr>
                          <a:xfrm>
                            <a:off x="152400" y="152400"/>
                            <a:ext cx="7315202" cy="560049"/>
                          </a:xfrm>
                          <a:prstGeom prst="rect">
                            <a:avLst/>
                          </a:prstGeom>
                          <a:noFill/>
                          <a:ln>
                            <a:noFill/>
                          </a:ln>
                        </pic:spPr>
                      </pic:pic>
                      <wps:wsp>
                        <wps:cNvSpPr/>
                        <wps:cNvPr id="11" name="Shape 11"/>
                        <wps:spPr>
                          <a:xfrm>
                            <a:off x="5789850" y="180975"/>
                            <a:ext cx="239400" cy="2094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5372209" y="359709"/>
                            <a:ext cx="452700" cy="3927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858000" cy="584200"/>
                <wp:effectExtent b="0" l="0" r="0" t="0"/>
                <wp:docPr id="4" name="image4.png"/>
                <a:graphic>
                  <a:graphicData uri="http://schemas.openxmlformats.org/drawingml/2006/picture">
                    <pic:pic>
                      <pic:nvPicPr>
                        <pic:cNvPr id="0" name="image4.png"/>
                        <pic:cNvPicPr preferRelativeResize="0"/>
                      </pic:nvPicPr>
                      <pic:blipFill>
                        <a:blip r:embed="rId23"/>
                        <a:srcRect/>
                        <a:stretch>
                          <a:fillRect/>
                        </a:stretch>
                      </pic:blipFill>
                      <pic:spPr>
                        <a:xfrm>
                          <a:off x="0" y="0"/>
                          <a:ext cx="6858000" cy="584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jc w:val="left"/>
        <w:rPr>
          <w:rFonts w:ascii="Roboto" w:cs="Roboto" w:eastAsia="Roboto" w:hAnsi="Roboto"/>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jc w:val="left"/>
        <w:rPr>
          <w:rFonts w:ascii="Roboto" w:cs="Roboto" w:eastAsia="Roboto" w:hAnsi="Roboto"/>
        </w:rPr>
      </w:pPr>
      <w:r w:rsidDel="00000000" w:rsidR="00000000" w:rsidRPr="00000000">
        <w:rPr>
          <w:rFonts w:ascii="Roboto" w:cs="Roboto" w:eastAsia="Roboto" w:hAnsi="Roboto"/>
          <w:rtl w:val="0"/>
        </w:rPr>
        <w:t xml:space="preserve">1. When prompted, click </w:t>
      </w:r>
      <w:r w:rsidDel="00000000" w:rsidR="00000000" w:rsidRPr="00000000">
        <w:rPr>
          <w:rFonts w:ascii="Roboto" w:cs="Roboto" w:eastAsia="Roboto" w:hAnsi="Roboto"/>
          <w:b w:val="1"/>
          <w:rtl w:val="0"/>
        </w:rPr>
        <w:t xml:space="preserve">Start Cloud Shell</w:t>
      </w:r>
      <w:r w:rsidDel="00000000" w:rsidR="00000000" w:rsidRPr="00000000">
        <w:rPr>
          <w:rFonts w:ascii="Roboto" w:cs="Roboto" w:eastAsia="Roboto" w:hAnsi="Roboto"/>
          <w:rtl w:val="0"/>
        </w:rPr>
        <w:t xml:space="preserv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681538" cy="1684053"/>
                <wp:effectExtent b="0" l="0" r="0" t="0"/>
                <wp:docPr id="6" name=""/>
                <a:graphic>
                  <a:graphicData uri="http://schemas.microsoft.com/office/word/2010/wordprocessingGroup">
                    <wpg:wgp>
                      <wpg:cNvGrpSpPr/>
                      <wpg:grpSpPr>
                        <a:xfrm>
                          <a:off x="152400" y="2381250"/>
                          <a:ext cx="4681538" cy="1684053"/>
                          <a:chOff x="152400" y="2381250"/>
                          <a:chExt cx="6858000" cy="2457450"/>
                        </a:xfrm>
                      </wpg:grpSpPr>
                      <pic:pic>
                        <pic:nvPicPr>
                          <pic:cNvPr id="16" name="Shape 16"/>
                          <pic:cNvPicPr preferRelativeResize="0"/>
                        </pic:nvPicPr>
                        <pic:blipFill rotWithShape="1">
                          <a:blip r:embed="rId24">
                            <a:alphaModFix/>
                          </a:blip>
                          <a:srcRect b="0" l="0" r="0" t="47561"/>
                          <a:stretch/>
                        </pic:blipFill>
                        <pic:spPr>
                          <a:xfrm>
                            <a:off x="152400" y="2381250"/>
                            <a:ext cx="6858000" cy="2457450"/>
                          </a:xfrm>
                          <a:prstGeom prst="rect">
                            <a:avLst/>
                          </a:prstGeom>
                          <a:noFill/>
                          <a:ln>
                            <a:noFill/>
                          </a:ln>
                        </pic:spPr>
                      </pic:pic>
                      <wps:wsp>
                        <wps:cNvSpPr/>
                        <wps:cNvPr id="17" name="Shape 17"/>
                        <wps:spPr>
                          <a:xfrm>
                            <a:off x="5534100" y="4495800"/>
                            <a:ext cx="1476300" cy="3429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438899" y="4133817"/>
                            <a:ext cx="311400" cy="4122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81538" cy="1684053"/>
                <wp:effectExtent b="0" l="0" r="0" t="0"/>
                <wp:docPr id="6" name="image6.png"/>
                <a:graphic>
                  <a:graphicData uri="http://schemas.openxmlformats.org/drawingml/2006/picture">
                    <pic:pic>
                      <pic:nvPicPr>
                        <pic:cNvPr id="0" name="image6.png"/>
                        <pic:cNvPicPr preferRelativeResize="0"/>
                      </pic:nvPicPr>
                      <pic:blipFill>
                        <a:blip r:embed="rId25"/>
                        <a:srcRect/>
                        <a:stretch>
                          <a:fillRect/>
                        </a:stretch>
                      </pic:blipFill>
                      <pic:spPr>
                        <a:xfrm>
                          <a:off x="0" y="0"/>
                          <a:ext cx="4681538" cy="16840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should see the shell prompt at the bottom of the window:</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229225" cy="2562225"/>
            <wp:effectExtent b="0" l="0" r="0" t="0"/>
            <wp:docPr id="30"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2292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w:t>
      </w:r>
      <w:r w:rsidDel="00000000" w:rsidR="00000000" w:rsidRPr="00000000">
        <w:rPr>
          <w:rtl w:val="0"/>
        </w:rPr>
        <w:t xml:space="preserve"> Check to see if Cloud Shell's Boost mode is Enabled.</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mc:AlternateContent>
          <mc:Choice Requires="wpg">
            <w:drawing>
              <wp:inline distB="114300" distT="114300" distL="114300" distR="114300">
                <wp:extent cx="3015775" cy="1785938"/>
                <wp:effectExtent b="0" l="0" r="0" t="0"/>
                <wp:docPr id="7" name=""/>
                <a:graphic>
                  <a:graphicData uri="http://schemas.microsoft.com/office/word/2010/wordprocessingGroup">
                    <wpg:wgp>
                      <wpg:cNvGrpSpPr/>
                      <wpg:grpSpPr>
                        <a:xfrm>
                          <a:off x="152400" y="152400"/>
                          <a:ext cx="3015775" cy="1785938"/>
                          <a:chOff x="152400" y="152400"/>
                          <a:chExt cx="5353050" cy="3162300"/>
                        </a:xfrm>
                      </wpg:grpSpPr>
                      <pic:pic>
                        <pic:nvPicPr>
                          <pic:cNvPr id="19" name="Shape 19"/>
                          <pic:cNvPicPr preferRelativeResize="0"/>
                        </pic:nvPicPr>
                        <pic:blipFill>
                          <a:blip r:embed="rId27">
                            <a:alphaModFix/>
                          </a:blip>
                          <a:stretch>
                            <a:fillRect/>
                          </a:stretch>
                        </pic:blipFill>
                        <pic:spPr>
                          <a:xfrm>
                            <a:off x="152400" y="152400"/>
                            <a:ext cx="5353050" cy="3162300"/>
                          </a:xfrm>
                          <a:prstGeom prst="rect">
                            <a:avLst/>
                          </a:prstGeom>
                          <a:noFill/>
                          <a:ln>
                            <a:noFill/>
                          </a:ln>
                        </pic:spPr>
                      </pic:pic>
                      <wps:wsp>
                        <wps:cNvSpPr/>
                        <wps:cNvPr id="20" name="Shape 20"/>
                        <wps:spPr>
                          <a:xfrm>
                            <a:off x="2743200" y="152400"/>
                            <a:ext cx="590400" cy="4857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666750" y="2614650"/>
                            <a:ext cx="2771700" cy="4857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666862" y="566971"/>
                            <a:ext cx="1162800" cy="5571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04156" y="2323979"/>
                            <a:ext cx="568500" cy="3618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5775" cy="1785938"/>
                <wp:effectExtent b="0" l="0" r="0" t="0"/>
                <wp:docPr id="7" name="image7.png"/>
                <a:graphic>
                  <a:graphicData uri="http://schemas.openxmlformats.org/drawingml/2006/picture">
                    <pic:pic>
                      <pic:nvPicPr>
                        <pic:cNvPr id="0" name="image7.png"/>
                        <pic:cNvPicPr preferRelativeResize="0"/>
                      </pic:nvPicPr>
                      <pic:blipFill>
                        <a:blip r:embed="rId28"/>
                        <a:srcRect/>
                        <a:stretch>
                          <a:fillRect/>
                        </a:stretch>
                      </pic:blipFill>
                      <pic:spPr>
                        <a:xfrm>
                          <a:off x="0" y="0"/>
                          <a:ext cx="3015775" cy="17859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3. If not, then enable </w:t>
      </w:r>
      <w:r w:rsidDel="00000000" w:rsidR="00000000" w:rsidRPr="00000000">
        <w:rPr>
          <w:b w:val="1"/>
          <w:rtl w:val="0"/>
        </w:rPr>
        <w:t xml:space="preserve">Boost Mode</w:t>
      </w:r>
      <w:r w:rsidDel="00000000" w:rsidR="00000000" w:rsidRPr="00000000">
        <w:rPr>
          <w:rtl w:val="0"/>
        </w:rPr>
        <w:t xml:space="preserve"> for Cloud Shell. </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3"/>
        <w:tblW w:w="10800.0" w:type="dxa"/>
        <w:jc w:val="left"/>
        <w:tblInd w:w="100.0" w:type="pct"/>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Note: </w:t>
            </w:r>
            <w:r w:rsidDel="00000000" w:rsidR="00000000" w:rsidRPr="00000000">
              <w:rPr>
                <w:rtl w:val="0"/>
              </w:rPr>
              <w:t xml:space="preserve">When you run </w:t>
            </w:r>
            <w:r w:rsidDel="00000000" w:rsidR="00000000" w:rsidRPr="00000000">
              <w:rPr>
                <w:rFonts w:ascii="Consolas" w:cs="Consolas" w:eastAsia="Consolas" w:hAnsi="Consolas"/>
                <w:rtl w:val="0"/>
              </w:rPr>
              <w:t xml:space="preserve">gcloud</w:t>
            </w:r>
            <w:r w:rsidDel="00000000" w:rsidR="00000000" w:rsidRPr="00000000">
              <w:rPr>
                <w:rtl w:val="0"/>
              </w:rPr>
              <w:t xml:space="preserve"> on your own machine, the config settings will be persisted across sessions.  But in Cloud Shell, you will need to set this for every </w:t>
            </w:r>
            <w:r w:rsidDel="00000000" w:rsidR="00000000" w:rsidRPr="00000000">
              <w:rPr>
                <w:rtl w:val="0"/>
              </w:rPr>
              <w:t xml:space="preserve">new session / reconnection</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pStyle w:val="Heading2"/>
        <w:jc w:val="left"/>
        <w:rPr/>
      </w:pPr>
      <w:bookmarkStart w:colFirst="0" w:colLast="0" w:name="_kc1n1v9uzzj5" w:id="5"/>
      <w:bookmarkEnd w:id="5"/>
      <w:r w:rsidDel="00000000" w:rsidR="00000000" w:rsidRPr="00000000">
        <w:rPr>
          <w:rtl w:val="0"/>
        </w:rPr>
        <w:t xml:space="preserve">Task 3 - Solutions are on GitHub</w:t>
      </w:r>
    </w:p>
    <w:p w:rsidR="00000000" w:rsidDel="00000000" w:rsidP="00000000" w:rsidRDefault="00000000" w:rsidRPr="00000000" w14:paraId="00000044">
      <w:pPr>
        <w:jc w:val="left"/>
        <w:rPr/>
      </w:pPr>
      <w:r w:rsidDel="00000000" w:rsidR="00000000" w:rsidRPr="00000000">
        <w:rPr>
          <w:rtl w:val="0"/>
        </w:rPr>
        <w:t xml:space="preserve">If you fall behind, the solutions for each of the sections are on GitHub: </w:t>
      </w:r>
      <w:hyperlink r:id="rId29">
        <w:r w:rsidDel="00000000" w:rsidR="00000000" w:rsidRPr="00000000">
          <w:rPr>
            <w:color w:val="1155cc"/>
            <w:u w:val="single"/>
            <w:rtl w:val="0"/>
          </w:rPr>
          <w:t xml:space="preserve">https://github.com/saturnism/spring-cloud-gcp-guestbook</w:t>
        </w:r>
      </w:hyperlink>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pStyle w:val="Heading1"/>
        <w:jc w:val="left"/>
        <w:rPr/>
      </w:pPr>
      <w:bookmarkStart w:colFirst="0" w:colLast="0" w:name="_wdx1mjjqbsqb" w:id="6"/>
      <w:bookmarkEnd w:id="6"/>
      <w:r w:rsidDel="00000000" w:rsidR="00000000" w:rsidRPr="00000000">
        <w:rPr>
          <w:rtl w:val="0"/>
        </w:rPr>
        <w:t xml:space="preserve">Lab 1 - Bootstrap the Frontend and Backend</w:t>
      </w:r>
    </w:p>
    <w:p w:rsidR="00000000" w:rsidDel="00000000" w:rsidP="00000000" w:rsidRDefault="00000000" w:rsidRPr="00000000" w14:paraId="00000047">
      <w:pPr>
        <w:jc w:val="left"/>
        <w:rPr/>
      </w:pPr>
      <w:r w:rsidDel="00000000" w:rsidR="00000000" w:rsidRPr="00000000">
        <w:rPr>
          <w:color w:val="b7b7b7"/>
          <w:rtl w:val="0"/>
        </w:rPr>
        <w:t xml:space="preserve">Duration: 20:00</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You should perform all of the lab instructions directly in Cloud Shell.</w:t>
      </w:r>
    </w:p>
    <w:p w:rsidR="00000000" w:rsidDel="00000000" w:rsidP="00000000" w:rsidRDefault="00000000" w:rsidRPr="00000000" w14:paraId="0000004A">
      <w:pPr>
        <w:pStyle w:val="Heading2"/>
        <w:rPr/>
      </w:pPr>
      <w:bookmarkStart w:colFirst="0" w:colLast="0" w:name="_5sl0z88nh820" w:id="7"/>
      <w:bookmarkEnd w:id="7"/>
      <w:r w:rsidDel="00000000" w:rsidR="00000000" w:rsidRPr="00000000">
        <w:rPr>
          <w:rtl w:val="0"/>
        </w:rPr>
        <w:t xml:space="preserve">Task 1 - Bootstrap Backend</w:t>
      </w:r>
    </w:p>
    <w:p w:rsidR="00000000" w:rsidDel="00000000" w:rsidP="00000000" w:rsidRDefault="00000000" w:rsidRPr="00000000" w14:paraId="0000004B">
      <w:pPr>
        <w:rPr/>
      </w:pPr>
      <w:r w:rsidDel="00000000" w:rsidR="00000000" w:rsidRPr="00000000">
        <w:rPr>
          <w:rtl w:val="0"/>
        </w:rPr>
        <w:t xml:space="preserve">1. </w:t>
      </w:r>
      <w:r w:rsidDel="00000000" w:rsidR="00000000" w:rsidRPr="00000000">
        <w:rPr>
          <w:rtl w:val="0"/>
        </w:rPr>
        <w:t xml:space="preserve">To save time, you can simply copy from solution's </w:t>
      </w:r>
      <w:r w:rsidDel="00000000" w:rsidR="00000000" w:rsidRPr="00000000">
        <w:rPr>
          <w:rFonts w:ascii="Courier New" w:cs="Courier New" w:eastAsia="Courier New" w:hAnsi="Courier New"/>
          <w:rtl w:val="0"/>
        </w:rPr>
        <w:t xml:space="preserve">1-bootstrap</w:t>
      </w:r>
      <w:r w:rsidDel="00000000" w:rsidR="00000000" w:rsidRPr="00000000">
        <w:rPr>
          <w:rtl w:val="0"/>
        </w:rPr>
        <w:t xml:space="preserve"> directory</w:t>
      </w: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r>
    </w:p>
    <w:tbl>
      <w:tblPr>
        <w:tblStyle w:val="Table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clone </w:t>
            </w:r>
            <w:hyperlink r:id="rId30">
              <w:r w:rsidDel="00000000" w:rsidR="00000000" w:rsidRPr="00000000">
                <w:rPr>
                  <w:rFonts w:ascii="Courier New" w:cs="Courier New" w:eastAsia="Courier New" w:hAnsi="Courier New"/>
                  <w:b w:val="1"/>
                  <w:color w:val="1155cc"/>
                  <w:u w:val="single"/>
                  <w:rtl w:val="0"/>
                </w:rPr>
                <w:t xml:space="preserve">https://github.com/saturnism/spring-cloud-gcp-guestbook.git</w:t>
              </w:r>
            </w:hyperlink>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cp -a ~/spring-cloud-gcp-guestbook/1-bootstrap/guestbook-service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~/guestbook-service</w:t>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jc w:val="left"/>
        <w:rPr/>
      </w:pPr>
      <w:bookmarkStart w:colFirst="0" w:colLast="0" w:name="_2wrwhgyze3t5" w:id="8"/>
      <w:bookmarkEnd w:id="8"/>
      <w:r w:rsidDel="00000000" w:rsidR="00000000" w:rsidRPr="00000000">
        <w:rPr>
          <w:rtl w:val="0"/>
        </w:rPr>
        <w:t xml:space="preserve">Task 2 - Run Backend Locally</w:t>
      </w:r>
    </w:p>
    <w:p w:rsidR="00000000" w:rsidDel="00000000" w:rsidP="00000000" w:rsidRDefault="00000000" w:rsidRPr="00000000" w14:paraId="00000053">
      <w:pPr>
        <w:jc w:val="left"/>
        <w:rPr/>
      </w:pPr>
      <w:r w:rsidDel="00000000" w:rsidR="00000000" w:rsidRPr="00000000">
        <w:rPr>
          <w:rtl w:val="0"/>
        </w:rPr>
        <w:t xml:space="preserve">1. Test it out.</w:t>
      </w:r>
    </w:p>
    <w:p w:rsidR="00000000" w:rsidDel="00000000" w:rsidP="00000000" w:rsidRDefault="00000000" w:rsidRPr="00000000" w14:paraId="00000054">
      <w:pPr>
        <w:jc w:val="left"/>
        <w:rPr/>
      </w:pPr>
      <w:r w:rsidDel="00000000" w:rsidR="00000000" w:rsidRPr="00000000">
        <w:rPr>
          <w:rtl w:val="0"/>
        </w:rPr>
      </w:r>
    </w:p>
    <w:tbl>
      <w:tblPr>
        <w:tblStyle w:val="Table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~/guestbook-service</w:t>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-q spring-boot:run -Dserver.port=8081</w:t>
            </w:r>
          </w:p>
        </w:tc>
      </w:tr>
    </w:tbl>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t xml:space="preserve">2. Open a new Cloud Shell session tab.</w:t>
      </w:r>
    </w:p>
    <w:p w:rsidR="00000000" w:rsidDel="00000000" w:rsidP="00000000" w:rsidRDefault="00000000" w:rsidRPr="00000000" w14:paraId="00000059">
      <w:pPr>
        <w:jc w:val="center"/>
        <w:rPr/>
      </w:pPr>
      <w:r w:rsidDel="00000000" w:rsidR="00000000" w:rsidRPr="00000000">
        <w:rPr/>
        <mc:AlternateContent>
          <mc:Choice Requires="wpg">
            <w:drawing>
              <wp:inline distB="114300" distT="114300" distL="114300" distR="114300">
                <wp:extent cx="3462338" cy="1763832"/>
                <wp:effectExtent b="0" l="0" r="0" t="0"/>
                <wp:docPr id="10" name=""/>
                <a:graphic>
                  <a:graphicData uri="http://schemas.microsoft.com/office/word/2010/wordprocessingGroup">
                    <wpg:wgp>
                      <wpg:cNvGrpSpPr/>
                      <wpg:grpSpPr>
                        <a:xfrm>
                          <a:off x="152400" y="152400"/>
                          <a:ext cx="3462338" cy="1763832"/>
                          <a:chOff x="152400" y="152400"/>
                          <a:chExt cx="4524375" cy="2295525"/>
                        </a:xfrm>
                      </wpg:grpSpPr>
                      <pic:pic>
                        <pic:nvPicPr>
                          <pic:cNvPr id="32" name="Shape 32"/>
                          <pic:cNvPicPr preferRelativeResize="0"/>
                        </pic:nvPicPr>
                        <pic:blipFill>
                          <a:blip r:embed="rId31">
                            <a:alphaModFix/>
                          </a:blip>
                          <a:stretch>
                            <a:fillRect/>
                          </a:stretch>
                        </pic:blipFill>
                        <pic:spPr>
                          <a:xfrm>
                            <a:off x="152400" y="152400"/>
                            <a:ext cx="4524375" cy="2295525"/>
                          </a:xfrm>
                          <a:prstGeom prst="rect">
                            <a:avLst/>
                          </a:prstGeom>
                          <a:noFill/>
                          <a:ln>
                            <a:noFill/>
                          </a:ln>
                        </pic:spPr>
                      </pic:pic>
                      <wps:wsp>
                        <wps:cNvSpPr/>
                        <wps:cNvPr id="33" name="Shape 33"/>
                        <wps:spPr>
                          <a:xfrm>
                            <a:off x="3294750" y="152400"/>
                            <a:ext cx="399900" cy="3999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3636086" y="493736"/>
                            <a:ext cx="477900" cy="5826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462338" cy="1763832"/>
                <wp:effectExtent b="0" l="0" r="0" t="0"/>
                <wp:docPr id="10" name="image32.png"/>
                <a:graphic>
                  <a:graphicData uri="http://schemas.openxmlformats.org/drawingml/2006/picture">
                    <pic:pic>
                      <pic:nvPicPr>
                        <pic:cNvPr id="0" name="image32.png"/>
                        <pic:cNvPicPr preferRelativeResize="0"/>
                      </pic:nvPicPr>
                      <pic:blipFill>
                        <a:blip r:embed="rId32"/>
                        <a:srcRect/>
                        <a:stretch>
                          <a:fillRect/>
                        </a:stretch>
                      </pic:blipFill>
                      <pic:spPr>
                        <a:xfrm>
                          <a:off x="0" y="0"/>
                          <a:ext cx="3462338" cy="17638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t xml:space="preserve">3. While the service is still running, open a new tab, and test out the service.</w:t>
      </w:r>
    </w:p>
    <w:p w:rsidR="00000000" w:rsidDel="00000000" w:rsidP="00000000" w:rsidRDefault="00000000" w:rsidRPr="00000000" w14:paraId="0000005C">
      <w:pPr>
        <w:jc w:val="left"/>
        <w:rPr/>
      </w:pPr>
      <w:r w:rsidDel="00000000" w:rsidR="00000000" w:rsidRPr="00000000">
        <w:rPr>
          <w:rtl w:val="0"/>
        </w:rPr>
      </w:r>
    </w:p>
    <w:tbl>
      <w:tblPr>
        <w:tblStyle w:val="Table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left"/>
              <w:rPr>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http://localhost:8081/guestbookMessages</w:t>
            </w:r>
            <w:r w:rsidDel="00000000" w:rsidR="00000000" w:rsidRPr="00000000">
              <w:rPr>
                <w:rtl w:val="0"/>
              </w:rPr>
            </w:r>
          </w:p>
        </w:tc>
      </w:tr>
    </w:tbl>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t xml:space="preserve">4. You can post a new message.</w:t>
      </w:r>
    </w:p>
    <w:p w:rsidR="00000000" w:rsidDel="00000000" w:rsidP="00000000" w:rsidRDefault="00000000" w:rsidRPr="00000000" w14:paraId="00000060">
      <w:pPr>
        <w:jc w:val="left"/>
        <w:rPr/>
      </w:pPr>
      <w:r w:rsidDel="00000000" w:rsidR="00000000" w:rsidRPr="00000000">
        <w:rPr>
          <w:rtl w:val="0"/>
        </w:rPr>
      </w:r>
    </w:p>
    <w:tbl>
      <w:tblPr>
        <w:tblStyle w:val="Table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-XPOST -H "content-type: application/json"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 '{"name": "Ray", "message": "Hello"}'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http://localhost:8081/guestbookMessages</w:t>
            </w:r>
          </w:p>
        </w:tc>
      </w:tr>
    </w:tbl>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t xml:space="preserve">5. You can also list all the messages.</w:t>
      </w:r>
    </w:p>
    <w:p w:rsidR="00000000" w:rsidDel="00000000" w:rsidP="00000000" w:rsidRDefault="00000000" w:rsidRPr="00000000" w14:paraId="00000066">
      <w:pPr>
        <w:jc w:val="left"/>
        <w:rPr/>
      </w:pPr>
      <w:r w:rsidDel="00000000" w:rsidR="00000000" w:rsidRPr="00000000">
        <w:rPr>
          <w:rtl w:val="0"/>
        </w:rPr>
      </w:r>
    </w:p>
    <w:tbl>
      <w:tblPr>
        <w:tblStyle w:val="Table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left"/>
              <w:rPr>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http://localhost:8081/guestbookMessages</w:t>
            </w:r>
            <w:r w:rsidDel="00000000" w:rsidR="00000000" w:rsidRPr="00000000">
              <w:rPr>
                <w:rtl w:val="0"/>
              </w:rPr>
            </w:r>
          </w:p>
        </w:tc>
      </w:tr>
    </w:tbl>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pStyle w:val="Heading2"/>
        <w:jc w:val="left"/>
        <w:rPr/>
      </w:pPr>
      <w:bookmarkStart w:colFirst="0" w:colLast="0" w:name="_lq53hb6lqcqt" w:id="9"/>
      <w:bookmarkEnd w:id="9"/>
      <w:r w:rsidDel="00000000" w:rsidR="00000000" w:rsidRPr="00000000">
        <w:rPr>
          <w:rtl w:val="0"/>
        </w:rPr>
        <w:t xml:space="preserve">Task 3 - Bootstrap Frontend</w:t>
      </w:r>
    </w:p>
    <w:p w:rsidR="00000000" w:rsidDel="00000000" w:rsidP="00000000" w:rsidRDefault="00000000" w:rsidRPr="00000000" w14:paraId="0000006A">
      <w:pPr>
        <w:rPr/>
      </w:pPr>
      <w:r w:rsidDel="00000000" w:rsidR="00000000" w:rsidRPr="00000000">
        <w:rPr>
          <w:rtl w:val="0"/>
        </w:rPr>
        <w:t xml:space="preserve">1. To save time, you can simply copy from the solution's </w:t>
      </w:r>
      <w:r w:rsidDel="00000000" w:rsidR="00000000" w:rsidRPr="00000000">
        <w:rPr>
          <w:rFonts w:ascii="Courier New" w:cs="Courier New" w:eastAsia="Courier New" w:hAnsi="Courier New"/>
          <w:rtl w:val="0"/>
        </w:rPr>
        <w:t xml:space="preserve">1-bootstrap</w:t>
      </w:r>
      <w:r w:rsidDel="00000000" w:rsidR="00000000" w:rsidRPr="00000000">
        <w:rPr>
          <w:rtl w:val="0"/>
        </w:rPr>
        <w:t xml:space="preserve"> directory, and skip to Run it locally section.</w:t>
      </w:r>
    </w:p>
    <w:p w:rsidR="00000000" w:rsidDel="00000000" w:rsidP="00000000" w:rsidRDefault="00000000" w:rsidRPr="00000000" w14:paraId="0000006B">
      <w:pPr>
        <w:rPr/>
      </w:pPr>
      <w:r w:rsidDel="00000000" w:rsidR="00000000" w:rsidRPr="00000000">
        <w:rPr>
          <w:rtl w:val="0"/>
        </w:rPr>
      </w:r>
    </w:p>
    <w:tbl>
      <w:tblPr>
        <w:tblStyle w:val="Table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cp -a ~/spring-cloud-gcp-guestbook/1-bootstrap/guestbook-frontend \</w:t>
            </w:r>
          </w:p>
          <w:p w:rsidR="00000000" w:rsidDel="00000000" w:rsidP="00000000" w:rsidRDefault="00000000" w:rsidRPr="00000000" w14:paraId="0000006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~/guestbook-frontend</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jc w:val="left"/>
        <w:rPr/>
      </w:pPr>
      <w:bookmarkStart w:colFirst="0" w:colLast="0" w:name="_uu5c43lzff5d" w:id="10"/>
      <w:bookmarkEnd w:id="10"/>
      <w:r w:rsidDel="00000000" w:rsidR="00000000" w:rsidRPr="00000000">
        <w:rPr>
          <w:rtl w:val="0"/>
        </w:rPr>
        <w:t xml:space="preserve">Taks 4 - Run Frontend Locally</w:t>
      </w:r>
    </w:p>
    <w:p w:rsidR="00000000" w:rsidDel="00000000" w:rsidP="00000000" w:rsidRDefault="00000000" w:rsidRPr="00000000" w14:paraId="00000070">
      <w:pPr>
        <w:jc w:val="left"/>
        <w:rPr/>
      </w:pPr>
      <w:r w:rsidDel="00000000" w:rsidR="00000000" w:rsidRPr="00000000">
        <w:rPr>
          <w:rtl w:val="0"/>
        </w:rPr>
        <w:t xml:space="preserve">1. Test it out.</w:t>
      </w:r>
    </w:p>
    <w:p w:rsidR="00000000" w:rsidDel="00000000" w:rsidP="00000000" w:rsidRDefault="00000000" w:rsidRPr="00000000" w14:paraId="00000071">
      <w:pPr>
        <w:jc w:val="left"/>
        <w:rPr/>
      </w:pPr>
      <w:r w:rsidDel="00000000" w:rsidR="00000000" w:rsidRPr="00000000">
        <w:rPr>
          <w:rtl w:val="0"/>
        </w:rPr>
      </w:r>
    </w:p>
    <w:tbl>
      <w:tblPr>
        <w:tblStyle w:val="Table1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~/guestbook-frontend</w:t>
            </w:r>
            <w:r w:rsidDel="00000000" w:rsidR="00000000" w:rsidRPr="00000000">
              <w:rPr>
                <w:rtl w:val="0"/>
              </w:rPr>
            </w:r>
          </w:p>
          <w:p w:rsidR="00000000" w:rsidDel="00000000" w:rsidP="00000000" w:rsidRDefault="00000000" w:rsidRPr="00000000" w14:paraId="0000007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-q spring-boot:run</w:t>
            </w:r>
          </w:p>
        </w:tc>
      </w:tr>
    </w:tbl>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t xml:space="preserve">2. This should launch the frontend application on port 8080.  Use Cloud Shell's web preview for port 8080.</w:t>
      </w:r>
    </w:p>
    <w:p w:rsidR="00000000" w:rsidDel="00000000" w:rsidP="00000000" w:rsidRDefault="00000000" w:rsidRPr="00000000" w14:paraId="00000076">
      <w:pPr>
        <w:jc w:val="center"/>
        <w:rPr/>
      </w:pPr>
      <w:r w:rsidDel="00000000" w:rsidR="00000000" w:rsidRPr="00000000">
        <w:rPr/>
        <mc:AlternateContent>
          <mc:Choice Requires="wpg">
            <w:drawing>
              <wp:inline distB="114300" distT="114300" distL="114300" distR="114300">
                <wp:extent cx="2647950" cy="1773932"/>
                <wp:effectExtent b="0" l="0" r="0" t="0"/>
                <wp:docPr id="9" name=""/>
                <a:graphic>
                  <a:graphicData uri="http://schemas.microsoft.com/office/word/2010/wordprocessingGroup">
                    <wpg:wgp>
                      <wpg:cNvGrpSpPr/>
                      <wpg:grpSpPr>
                        <a:xfrm>
                          <a:off x="104775" y="152400"/>
                          <a:ext cx="2647950" cy="1773932"/>
                          <a:chOff x="104775" y="152400"/>
                          <a:chExt cx="3876675" cy="2590800"/>
                        </a:xfrm>
                      </wpg:grpSpPr>
                      <pic:pic>
                        <pic:nvPicPr>
                          <pic:cNvPr id="29" name="Shape 29"/>
                          <pic:cNvPicPr preferRelativeResize="0"/>
                        </pic:nvPicPr>
                        <pic:blipFill>
                          <a:blip r:embed="rId33">
                            <a:alphaModFix/>
                          </a:blip>
                          <a:stretch>
                            <a:fillRect/>
                          </a:stretch>
                        </pic:blipFill>
                        <pic:spPr>
                          <a:xfrm>
                            <a:off x="152400" y="152400"/>
                            <a:ext cx="3829050" cy="2590800"/>
                          </a:xfrm>
                          <a:prstGeom prst="rect">
                            <a:avLst/>
                          </a:prstGeom>
                          <a:noFill/>
                          <a:ln>
                            <a:noFill/>
                          </a:ln>
                        </pic:spPr>
                      </pic:pic>
                      <wps:wsp>
                        <wps:cNvSpPr/>
                        <wps:cNvPr id="30" name="Shape 30"/>
                        <wps:spPr>
                          <a:xfrm>
                            <a:off x="104775" y="1095375"/>
                            <a:ext cx="2876400" cy="4953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59936" y="1518140"/>
                            <a:ext cx="773700" cy="6249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47950" cy="1773932"/>
                <wp:effectExtent b="0" l="0" r="0" t="0"/>
                <wp:docPr id="9" name="image30.png"/>
                <a:graphic>
                  <a:graphicData uri="http://schemas.openxmlformats.org/drawingml/2006/picture">
                    <pic:pic>
                      <pic:nvPicPr>
                        <pic:cNvPr id="0" name="image30.png"/>
                        <pic:cNvPicPr preferRelativeResize="0"/>
                      </pic:nvPicPr>
                      <pic:blipFill>
                        <a:blip r:embed="rId34"/>
                        <a:srcRect/>
                        <a:stretch>
                          <a:fillRect/>
                        </a:stretch>
                      </pic:blipFill>
                      <pic:spPr>
                        <a:xfrm>
                          <a:off x="0" y="0"/>
                          <a:ext cx="2647950" cy="17739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t xml:space="preserve">This will open a new browser </w:t>
      </w:r>
      <w:r w:rsidDel="00000000" w:rsidR="00000000" w:rsidRPr="00000000">
        <w:rPr>
          <w:rtl w:val="0"/>
        </w:rPr>
        <w:t xml:space="preserve">tab</w:t>
      </w:r>
      <w:r w:rsidDel="00000000" w:rsidR="00000000" w:rsidRPr="00000000">
        <w:rPr>
          <w:rtl w:val="0"/>
        </w:rPr>
        <w:t xml:space="preserve">.</w:t>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3200466" cy="2338388"/>
            <wp:effectExtent b="0" l="0" r="0" t="0"/>
            <wp:docPr id="23"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200466"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t xml:space="preserve">3. Try to post the name and the message. Once done, you should see the messages listed below.</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3416417" cy="2586038"/>
            <wp:effectExtent b="0" l="0" r="0" t="0"/>
            <wp:docPr id="18"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416417"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t xml:space="preserve">Not bad! That's a quick way to put together a simple application composed of a microservices backend, and a frontend consuming it. Next you’ll see how you can productionalize </w:t>
      </w:r>
      <w:r w:rsidDel="00000000" w:rsidR="00000000" w:rsidRPr="00000000">
        <w:rPr>
          <w:rtl w:val="0"/>
        </w:rPr>
        <w:t xml:space="preserve">it</w:t>
      </w:r>
      <w:r w:rsidDel="00000000" w:rsidR="00000000" w:rsidRPr="00000000">
        <w:rPr>
          <w:rtl w:val="0"/>
        </w:rPr>
        <w:t xml:space="preserve">.</w:t>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t xml:space="preserve">4.</w:t>
      </w:r>
      <w:r w:rsidDel="00000000" w:rsidR="00000000" w:rsidRPr="00000000">
        <w:rPr>
          <w:rtl w:val="0"/>
        </w:rPr>
        <w:t xml:space="preserve"> In a new shell tab, you can list all the messages you added via the backend API.</w:t>
      </w: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tbl>
      <w:tblPr>
        <w:tblStyle w:val="Table1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-s http://localhost:8081/guestbookMessages</w:t>
            </w:r>
          </w:p>
        </w:tc>
      </w:tr>
    </w:tbl>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t xml:space="preserve">5. Or, use </w:t>
      </w:r>
      <w:r w:rsidDel="00000000" w:rsidR="00000000" w:rsidRPr="00000000">
        <w:rPr>
          <w:rFonts w:ascii="Courier New" w:cs="Courier New" w:eastAsia="Courier New" w:hAnsi="Courier New"/>
          <w:rtl w:val="0"/>
        </w:rPr>
        <w:t xml:space="preserve">jq</w:t>
      </w:r>
      <w:r w:rsidDel="00000000" w:rsidR="00000000" w:rsidRPr="00000000">
        <w:rPr>
          <w:rtl w:val="0"/>
        </w:rPr>
        <w:t xml:space="preserve"> to parse the JSON text and print out only the messages.</w:t>
      </w:r>
    </w:p>
    <w:p w:rsidR="00000000" w:rsidDel="00000000" w:rsidP="00000000" w:rsidRDefault="00000000" w:rsidRPr="00000000" w14:paraId="00000086">
      <w:pPr>
        <w:jc w:val="left"/>
        <w:rPr/>
      </w:pPr>
      <w:r w:rsidDel="00000000" w:rsidR="00000000" w:rsidRPr="00000000">
        <w:rPr>
          <w:rtl w:val="0"/>
        </w:rPr>
      </w:r>
    </w:p>
    <w:tbl>
      <w:tblPr>
        <w:tblStyle w:val="Table1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-s http://localhost:8081/guestbookMessages \</w:t>
            </w:r>
          </w:p>
          <w:p w:rsidR="00000000" w:rsidDel="00000000" w:rsidP="00000000" w:rsidRDefault="00000000" w:rsidRPr="00000000" w14:paraId="0000008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jq -r '._embedded.guestbookMessages[] | {name: .name, message: .message}'</w:t>
            </w:r>
            <w:r w:rsidDel="00000000" w:rsidR="00000000" w:rsidRPr="00000000">
              <w:rPr>
                <w:rtl w:val="0"/>
              </w:rPr>
            </w:r>
          </w:p>
        </w:tc>
      </w:tr>
    </w:tbl>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pStyle w:val="Heading2"/>
        <w:jc w:val="left"/>
        <w:rPr/>
      </w:pPr>
      <w:bookmarkStart w:colFirst="0" w:colLast="0" w:name="_4ohaiul68875" w:id="11"/>
      <w:bookmarkEnd w:id="11"/>
      <w:r w:rsidDel="00000000" w:rsidR="00000000" w:rsidRPr="00000000">
        <w:rPr>
          <w:rtl w:val="0"/>
        </w:rPr>
        <w:t xml:space="preserve">Task 5 - Using the Cloud Code Editor (Beta)</w:t>
      </w:r>
    </w:p>
    <w:p w:rsidR="00000000" w:rsidDel="00000000" w:rsidP="00000000" w:rsidRDefault="00000000" w:rsidRPr="00000000" w14:paraId="0000008B">
      <w:pPr>
        <w:jc w:val="left"/>
        <w:rPr/>
      </w:pPr>
      <w:r w:rsidDel="00000000" w:rsidR="00000000" w:rsidRPr="00000000">
        <w:rPr>
          <w:rtl w:val="0"/>
        </w:rPr>
        <w:t xml:space="preserve">1. If you are not familiar with a text-based editor, like </w:t>
      </w:r>
      <w:r w:rsidDel="00000000" w:rsidR="00000000" w:rsidRPr="00000000">
        <w:rPr>
          <w:rFonts w:ascii="Courier New" w:cs="Courier New" w:eastAsia="Courier New" w:hAnsi="Courier New"/>
          <w:rtl w:val="0"/>
        </w:rPr>
        <w:t xml:space="preserve">vi</w:t>
      </w:r>
      <w:r w:rsidDel="00000000" w:rsidR="00000000" w:rsidRPr="00000000">
        <w:rPr>
          <w:rtl w:val="0"/>
        </w:rPr>
        <w:t xml:space="preserve">, </w:t>
      </w:r>
      <w:r w:rsidDel="00000000" w:rsidR="00000000" w:rsidRPr="00000000">
        <w:rPr>
          <w:rFonts w:ascii="Courier New" w:cs="Courier New" w:eastAsia="Courier New" w:hAnsi="Courier New"/>
          <w:rtl w:val="0"/>
        </w:rPr>
        <w:t xml:space="preserve">nano</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emacs</w:t>
      </w:r>
      <w:r w:rsidDel="00000000" w:rsidR="00000000" w:rsidRPr="00000000">
        <w:rPr>
          <w:rtl w:val="0"/>
        </w:rPr>
        <w:t xml:space="preserve">, you can use the web-based code editor. Click on the Code Editor icon on the right hand side of the Cloud Shell.</w:t>
      </w:r>
    </w:p>
    <w:p w:rsidR="00000000" w:rsidDel="00000000" w:rsidP="00000000" w:rsidRDefault="00000000" w:rsidRPr="00000000" w14:paraId="0000008C">
      <w:pPr>
        <w:jc w:val="center"/>
        <w:rPr/>
      </w:pPr>
      <w:r w:rsidDel="00000000" w:rsidR="00000000" w:rsidRPr="00000000">
        <w:rPr/>
        <mc:AlternateContent>
          <mc:Choice Requires="wpg">
            <w:drawing>
              <wp:inline distB="114300" distT="114300" distL="114300" distR="114300">
                <wp:extent cx="3220865" cy="1366838"/>
                <wp:effectExtent b="0" l="0" r="0" t="0"/>
                <wp:docPr id="2" name=""/>
                <a:graphic>
                  <a:graphicData uri="http://schemas.microsoft.com/office/word/2010/wordprocessingGroup">
                    <wpg:wgp>
                      <wpg:cNvGrpSpPr/>
                      <wpg:grpSpPr>
                        <a:xfrm>
                          <a:off x="152400" y="152400"/>
                          <a:ext cx="3220865" cy="1366838"/>
                          <a:chOff x="152400" y="152400"/>
                          <a:chExt cx="4514850" cy="1905000"/>
                        </a:xfrm>
                      </wpg:grpSpPr>
                      <pic:pic>
                        <pic:nvPicPr>
                          <pic:cNvPr id="5" name="Shape 5"/>
                          <pic:cNvPicPr preferRelativeResize="0"/>
                        </pic:nvPicPr>
                        <pic:blipFill>
                          <a:blip r:embed="rId37">
                            <a:alphaModFix/>
                          </a:blip>
                          <a:stretch>
                            <a:fillRect/>
                          </a:stretch>
                        </pic:blipFill>
                        <pic:spPr>
                          <a:xfrm>
                            <a:off x="152400" y="152400"/>
                            <a:ext cx="4514850" cy="1905000"/>
                          </a:xfrm>
                          <a:prstGeom prst="rect">
                            <a:avLst/>
                          </a:prstGeom>
                          <a:noFill/>
                          <a:ln>
                            <a:noFill/>
                          </a:ln>
                        </pic:spPr>
                      </pic:pic>
                      <wps:wsp>
                        <wps:cNvSpPr/>
                        <wps:cNvPr id="6" name="Shape 6"/>
                        <wps:spPr>
                          <a:xfrm>
                            <a:off x="266700" y="323850"/>
                            <a:ext cx="771600" cy="6192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220865" cy="1366838"/>
                <wp:effectExtent b="0" l="0" r="0" t="0"/>
                <wp:docPr id="2" name="image2.png"/>
                <a:graphic>
                  <a:graphicData uri="http://schemas.openxmlformats.org/drawingml/2006/picture">
                    <pic:pic>
                      <pic:nvPicPr>
                        <pic:cNvPr id="0" name="image2.png"/>
                        <pic:cNvPicPr preferRelativeResize="0"/>
                      </pic:nvPicPr>
                      <pic:blipFill>
                        <a:blip r:embed="rId38"/>
                        <a:srcRect/>
                        <a:stretch>
                          <a:fillRect/>
                        </a:stretch>
                      </pic:blipFill>
                      <pic:spPr>
                        <a:xfrm>
                          <a:off x="0" y="0"/>
                          <a:ext cx="3220865" cy="13668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t xml:space="preserve">This will launch a new browser tab with the Eclipse Orion editor.</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4652963" cy="1919347"/>
            <wp:effectExtent b="0" l="0" r="0" t="0"/>
            <wp:docPr id="27"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4652963" cy="191934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r>
    </w:p>
    <w:tbl>
      <w:tblPr>
        <w:tblStyle w:val="Table1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To avoid extra setup, we'll mostly use this editor for the code lab, and all the commands will be entered within Cloud Shell.</w:t>
            </w:r>
          </w:p>
        </w:tc>
      </w:tr>
    </w:tbl>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pStyle w:val="Heading1"/>
        <w:jc w:val="left"/>
        <w:rPr/>
      </w:pPr>
      <w:bookmarkStart w:colFirst="0" w:colLast="0" w:name="_tomg29lc22gt" w:id="12"/>
      <w:bookmarkEnd w:id="12"/>
      <w:r w:rsidDel="00000000" w:rsidR="00000000" w:rsidRPr="00000000">
        <w:rPr>
          <w:rtl w:val="0"/>
        </w:rPr>
        <w:t xml:space="preserve">Lab 2 - Cloud SQL</w:t>
      </w:r>
    </w:p>
    <w:p w:rsidR="00000000" w:rsidDel="00000000" w:rsidP="00000000" w:rsidRDefault="00000000" w:rsidRPr="00000000" w14:paraId="00000095">
      <w:pPr>
        <w:jc w:val="left"/>
        <w:rPr/>
      </w:pPr>
      <w:r w:rsidDel="00000000" w:rsidR="00000000" w:rsidRPr="00000000">
        <w:rPr>
          <w:color w:val="b7b7b7"/>
          <w:rtl w:val="0"/>
        </w:rPr>
        <w:t xml:space="preserve">Duration: 30:00</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t xml:space="preserve">Rather than maintaining your own MySQL instance</w:t>
      </w:r>
      <w:r w:rsidDel="00000000" w:rsidR="00000000" w:rsidRPr="00000000">
        <w:rPr>
          <w:rtl w:val="0"/>
        </w:rPr>
        <w:t xml:space="preserve">, in the cloud, you should use managed services as much as possible to reduce operation overhead and increase reliability. Google Cloud Platform has a managed MySQL and PostgreSQL service called CloudSQL.</w:t>
      </w:r>
    </w:p>
    <w:p w:rsidR="00000000" w:rsidDel="00000000" w:rsidP="00000000" w:rsidRDefault="00000000" w:rsidRPr="00000000" w14:paraId="00000098">
      <w:pPr>
        <w:pStyle w:val="Heading2"/>
        <w:jc w:val="left"/>
        <w:rPr/>
      </w:pPr>
      <w:bookmarkStart w:colFirst="0" w:colLast="0" w:name="_uls0nivgghgk" w:id="13"/>
      <w:bookmarkEnd w:id="13"/>
      <w:r w:rsidDel="00000000" w:rsidR="00000000" w:rsidRPr="00000000">
        <w:rPr>
          <w:rtl w:val="0"/>
        </w:rPr>
        <w:t xml:space="preserve">Task 1 - Check if Cloud SQL has been pre-provisioned</w:t>
      </w:r>
    </w:p>
    <w:p w:rsidR="00000000" w:rsidDel="00000000" w:rsidP="00000000" w:rsidRDefault="00000000" w:rsidRPr="00000000" w14:paraId="00000099">
      <w:pPr>
        <w:rPr/>
      </w:pPr>
      <w:r w:rsidDel="00000000" w:rsidR="00000000" w:rsidRPr="00000000">
        <w:rPr>
          <w:rtl w:val="0"/>
        </w:rPr>
        <w:t xml:space="preserve">Some versions of this lab may have pre-provisioned a Cloud SQL instance. You can verify by using the gcloud or navigating to the SQL section of the Cloud Console. If you do see a pre-provisioned database instance skip ahead to Task 4, otherwise proceed to Task 2.</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1. Enable the Cloud SQL Admin API.</w:t>
      </w:r>
    </w:p>
    <w:p w:rsidR="00000000" w:rsidDel="00000000" w:rsidP="00000000" w:rsidRDefault="00000000" w:rsidRPr="00000000" w14:paraId="0000009C">
      <w:pPr>
        <w:rPr/>
      </w:pPr>
      <w:r w:rsidDel="00000000" w:rsidR="00000000" w:rsidRPr="00000000">
        <w:rPr>
          <w:rtl w:val="0"/>
        </w:rPr>
      </w:r>
    </w:p>
    <w:tbl>
      <w:tblPr>
        <w:tblStyle w:val="Table1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services enable sqladmin.googleapis.com</w:t>
            </w:r>
          </w:p>
          <w:p w:rsidR="00000000" w:rsidDel="00000000" w:rsidP="00000000" w:rsidRDefault="00000000" w:rsidRPr="00000000" w14:paraId="0000009E">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Waiting for async operation operations/... to complete...</w:t>
            </w:r>
          </w:p>
          <w:p w:rsidR="00000000" w:rsidDel="00000000" w:rsidP="00000000" w:rsidRDefault="00000000" w:rsidRPr="00000000" w14:paraId="0000009F">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Operation finished successfully. The following command can describe the Operation details:</w:t>
            </w:r>
          </w:p>
          <w:p w:rsidR="00000000" w:rsidDel="00000000" w:rsidP="00000000" w:rsidRDefault="00000000" w:rsidRPr="00000000" w14:paraId="000000A0">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gcloud services operations describe operations/...</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2. If you see a </w:t>
      </w:r>
      <w:r w:rsidDel="00000000" w:rsidR="00000000" w:rsidRPr="00000000">
        <w:rPr>
          <w:rFonts w:ascii="Courier New" w:cs="Courier New" w:eastAsia="Courier New" w:hAnsi="Courier New"/>
          <w:rtl w:val="0"/>
        </w:rPr>
        <w:t xml:space="preserve">guestbook</w:t>
      </w:r>
      <w:r w:rsidDel="00000000" w:rsidR="00000000" w:rsidRPr="00000000">
        <w:rPr>
          <w:rtl w:val="0"/>
        </w:rPr>
        <w:t xml:space="preserve"> Cloud SQL instance pre-provisioned, then skip to </w:t>
      </w:r>
      <w:hyperlink w:anchor="_6x9lh9kpb1jc">
        <w:r w:rsidDel="00000000" w:rsidR="00000000" w:rsidRPr="00000000">
          <w:rPr>
            <w:color w:val="1155cc"/>
            <w:u w:val="single"/>
            <w:rtl w:val="0"/>
          </w:rPr>
          <w:t xml:space="preserve">Task 3</w:t>
        </w:r>
      </w:hyperlink>
      <w:r w:rsidDel="00000000" w:rsidR="00000000" w:rsidRPr="00000000">
        <w:rPr>
          <w:rtl w:val="0"/>
        </w:rPr>
        <w:t xml:space="preserv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For example:</w:t>
      </w:r>
    </w:p>
    <w:tbl>
      <w:tblPr>
        <w:tblStyle w:val="Table1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sql instances list</w:t>
            </w:r>
          </w:p>
          <w:p w:rsidR="00000000" w:rsidDel="00000000" w:rsidP="00000000" w:rsidRDefault="00000000" w:rsidRPr="00000000" w14:paraId="000000A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NAME      DATABASE_VERSION LOCATION      TIER             ADDRESS      STATUS</w:t>
            </w:r>
          </w:p>
          <w:p w:rsidR="00000000" w:rsidDel="00000000" w:rsidP="00000000" w:rsidRDefault="00000000" w:rsidRPr="00000000" w14:paraId="000000A7">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guestbook MYSQL_5_7        us-central1-b db-n1-standard-1 123.45.67.8  RUNNABLE</w:t>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3. If you don't see a </w:t>
      </w:r>
      <w:r w:rsidDel="00000000" w:rsidR="00000000" w:rsidRPr="00000000">
        <w:rPr>
          <w:rFonts w:ascii="Courier New" w:cs="Courier New" w:eastAsia="Courier New" w:hAnsi="Courier New"/>
          <w:rtl w:val="0"/>
        </w:rPr>
        <w:t xml:space="preserve">guestbook</w:t>
      </w:r>
      <w:r w:rsidDel="00000000" w:rsidR="00000000" w:rsidRPr="00000000">
        <w:rPr>
          <w:rtl w:val="0"/>
        </w:rPr>
        <w:t xml:space="preserve"> Cloud SQL instance pre-provisioned, then proceed to </w:t>
      </w:r>
      <w:hyperlink w:anchor="_w18l5o7s5l5i">
        <w:r w:rsidDel="00000000" w:rsidR="00000000" w:rsidRPr="00000000">
          <w:rPr>
            <w:color w:val="1155cc"/>
            <w:u w:val="single"/>
            <w:rtl w:val="0"/>
          </w:rPr>
          <w:t xml:space="preserve">Task 2</w:t>
        </w:r>
      </w:hyperlink>
      <w:r w:rsidDel="00000000" w:rsidR="00000000" w:rsidRPr="00000000">
        <w:rPr>
          <w:rtl w:val="0"/>
        </w:rPr>
        <w:t xml:space="preserv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For example:</w:t>
      </w:r>
    </w:p>
    <w:tbl>
      <w:tblPr>
        <w:tblStyle w:val="Table1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sql instances list</w:t>
            </w:r>
          </w:p>
          <w:p w:rsidR="00000000" w:rsidDel="00000000" w:rsidP="00000000" w:rsidRDefault="00000000" w:rsidRPr="00000000" w14:paraId="000000AD">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Listed 0 items.</w:t>
            </w:r>
          </w:p>
        </w:tc>
      </w:tr>
    </w:tbl>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jc w:val="left"/>
        <w:rPr/>
      </w:pPr>
      <w:bookmarkStart w:colFirst="0" w:colLast="0" w:name="_hfupk4867a3h" w:id="14"/>
      <w:bookmarkEnd w:id="14"/>
      <w:r w:rsidDel="00000000" w:rsidR="00000000" w:rsidRPr="00000000">
        <w:rPr>
          <w:rtl w:val="0"/>
        </w:rPr>
        <w:t xml:space="preserve">Task 2 -</w:t>
      </w:r>
      <w:r w:rsidDel="00000000" w:rsidR="00000000" w:rsidRPr="00000000">
        <w:rPr>
          <w:rtl w:val="0"/>
        </w:rPr>
        <w:t xml:space="preserve"> Create a new Cloud SQL Instance</w:t>
      </w:r>
      <w:r w:rsidDel="00000000" w:rsidR="00000000" w:rsidRPr="00000000">
        <w:rPr>
          <w:rtl w:val="0"/>
        </w:rPr>
        <w:t xml:space="preserve"> if not pre-provisioned</w:t>
      </w:r>
    </w:p>
    <w:tbl>
      <w:tblPr>
        <w:tblStyle w:val="Table1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Please skip this step if Task 1 or the instructor instructed you to skip.</w:t>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t xml:space="preserve">1. Provision a new CloudSQL instance (this will take some time).</w:t>
      </w:r>
    </w:p>
    <w:p w:rsidR="00000000" w:rsidDel="00000000" w:rsidP="00000000" w:rsidRDefault="00000000" w:rsidRPr="00000000" w14:paraId="000000B3">
      <w:pPr>
        <w:jc w:val="left"/>
        <w:rPr/>
      </w:pPr>
      <w:r w:rsidDel="00000000" w:rsidR="00000000" w:rsidRPr="00000000">
        <w:rPr>
          <w:rtl w:val="0"/>
        </w:rPr>
      </w:r>
    </w:p>
    <w:tbl>
      <w:tblPr>
        <w:tblStyle w:val="Table1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sql instances create guestbook --region=us-central1</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Creating Cloud SQL instance...done.</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Created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NAME       DATABASE_VERSION REGION       TIER              ADDRESS   STATUS</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guestbook  MYSQL_5_6        us-central1  db-n1-standard-1  92.3.4.5  RUNNABLE</w:t>
            </w:r>
          </w:p>
        </w:tc>
      </w:tr>
    </w:tbl>
    <w:p w:rsidR="00000000" w:rsidDel="00000000" w:rsidP="00000000" w:rsidRDefault="00000000" w:rsidRPr="00000000" w14:paraId="000000B9">
      <w:pPr>
        <w:jc w:val="left"/>
        <w:rPr/>
      </w:pPr>
      <w:r w:rsidDel="00000000" w:rsidR="00000000" w:rsidRPr="00000000">
        <w:rPr>
          <w:rtl w:val="0"/>
        </w:rPr>
      </w:r>
    </w:p>
    <w:p w:rsidR="00000000" w:rsidDel="00000000" w:rsidP="00000000" w:rsidRDefault="00000000" w:rsidRPr="00000000" w14:paraId="000000BA">
      <w:pPr>
        <w:pStyle w:val="Heading2"/>
        <w:jc w:val="left"/>
        <w:rPr/>
      </w:pPr>
      <w:bookmarkStart w:colFirst="0" w:colLast="0" w:name="_6x9lh9kpb1jc" w:id="15"/>
      <w:bookmarkEnd w:id="15"/>
      <w:r w:rsidDel="00000000" w:rsidR="00000000" w:rsidRPr="00000000">
        <w:rPr>
          <w:rtl w:val="0"/>
        </w:rPr>
        <w:t xml:space="preserve">Task 3 - Create a Database in the Cloud SQL Instance</w:t>
      </w:r>
    </w:p>
    <w:p w:rsidR="00000000" w:rsidDel="00000000" w:rsidP="00000000" w:rsidRDefault="00000000" w:rsidRPr="00000000" w14:paraId="000000BB">
      <w:pPr>
        <w:rPr/>
      </w:pPr>
      <w:r w:rsidDel="00000000" w:rsidR="00000000" w:rsidRPr="00000000">
        <w:rPr>
          <w:rtl w:val="0"/>
        </w:rPr>
        <w:t xml:space="preserve">1. Create a new </w:t>
      </w:r>
      <w:r w:rsidDel="00000000" w:rsidR="00000000" w:rsidRPr="00000000">
        <w:rPr>
          <w:rFonts w:ascii="Courier New" w:cs="Courier New" w:eastAsia="Courier New" w:hAnsi="Courier New"/>
          <w:rtl w:val="0"/>
        </w:rPr>
        <w:t xml:space="preserve">messages</w:t>
      </w:r>
      <w:r w:rsidDel="00000000" w:rsidR="00000000" w:rsidRPr="00000000">
        <w:rPr>
          <w:rtl w:val="0"/>
        </w:rPr>
        <w:t xml:space="preserve"> database within the MySQL instance.</w:t>
      </w:r>
    </w:p>
    <w:p w:rsidR="00000000" w:rsidDel="00000000" w:rsidP="00000000" w:rsidRDefault="00000000" w:rsidRPr="00000000" w14:paraId="000000BC">
      <w:pPr>
        <w:rPr/>
      </w:pPr>
      <w:r w:rsidDel="00000000" w:rsidR="00000000" w:rsidRPr="00000000">
        <w:rPr>
          <w:rtl w:val="0"/>
        </w:rPr>
      </w:r>
    </w:p>
    <w:tbl>
      <w:tblPr>
        <w:tblStyle w:val="Table1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sql databases create messages --instance guestbook</w:t>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pPr>
      <w:bookmarkStart w:colFirst="0" w:colLast="0" w:name="_gsaq31b1o6yk" w:id="16"/>
      <w:bookmarkEnd w:id="16"/>
      <w:r w:rsidDel="00000000" w:rsidR="00000000" w:rsidRPr="00000000">
        <w:rPr>
          <w:rtl w:val="0"/>
        </w:rPr>
        <w:t xml:space="preserve">Task 4 - Connect to CloudSQL and create the schema</w:t>
      </w:r>
    </w:p>
    <w:p w:rsidR="00000000" w:rsidDel="00000000" w:rsidP="00000000" w:rsidRDefault="00000000" w:rsidRPr="00000000" w14:paraId="000000C0">
      <w:pPr>
        <w:jc w:val="left"/>
        <w:rPr/>
      </w:pPr>
      <w:r w:rsidDel="00000000" w:rsidR="00000000" w:rsidRPr="00000000">
        <w:rPr>
          <w:rtl w:val="0"/>
        </w:rPr>
        <w:t xml:space="preserve">CloudSQL, by default, is not accessible via any public IP addresses.  There are several different ways to connect to it:</w:t>
      </w:r>
    </w:p>
    <w:p w:rsidR="00000000" w:rsidDel="00000000" w:rsidP="00000000" w:rsidRDefault="00000000" w:rsidRPr="00000000" w14:paraId="000000C1">
      <w:pPr>
        <w:numPr>
          <w:ilvl w:val="0"/>
          <w:numId w:val="2"/>
        </w:numPr>
        <w:ind w:left="720" w:hanging="360"/>
        <w:jc w:val="left"/>
        <w:rPr>
          <w:u w:val="none"/>
        </w:rPr>
      </w:pPr>
      <w:r w:rsidDel="00000000" w:rsidR="00000000" w:rsidRPr="00000000">
        <w:rPr>
          <w:rtl w:val="0"/>
        </w:rPr>
        <w:t xml:space="preserve">Using a local CloudSQL proxy</w:t>
      </w:r>
      <w:commentRangeStart w:id="0"/>
      <w:commentRangeStart w:id="1"/>
      <w:r w:rsidDel="00000000" w:rsidR="00000000" w:rsidRPr="00000000">
        <w:rPr>
          <w:rtl w:val="0"/>
        </w:rPr>
      </w:r>
    </w:p>
    <w:p w:rsidR="00000000" w:rsidDel="00000000" w:rsidP="00000000" w:rsidRDefault="00000000" w:rsidRPr="00000000" w14:paraId="000000C2">
      <w:pPr>
        <w:numPr>
          <w:ilvl w:val="0"/>
          <w:numId w:val="2"/>
        </w:numPr>
        <w:ind w:left="720" w:hanging="360"/>
        <w:jc w:val="left"/>
        <w:rPr>
          <w:u w:val="none"/>
        </w:rPr>
      </w:pP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Use </w:t>
      </w:r>
      <w:r w:rsidDel="00000000" w:rsidR="00000000" w:rsidRPr="00000000">
        <w:rPr>
          <w:rFonts w:ascii="Courier New" w:cs="Courier New" w:eastAsia="Courier New" w:hAnsi="Courier New"/>
          <w:rtl w:val="0"/>
        </w:rPr>
        <w:t xml:space="preserve">gcloud</w:t>
      </w:r>
      <w:r w:rsidDel="00000000" w:rsidR="00000000" w:rsidRPr="00000000">
        <w:rPr>
          <w:rtl w:val="0"/>
        </w:rPr>
        <w:t xml:space="preserve"> to connect via a CLI client</w:t>
      </w:r>
    </w:p>
    <w:p w:rsidR="00000000" w:rsidDel="00000000" w:rsidP="00000000" w:rsidRDefault="00000000" w:rsidRPr="00000000" w14:paraId="000000C3">
      <w:pPr>
        <w:numPr>
          <w:ilvl w:val="0"/>
          <w:numId w:val="2"/>
        </w:numPr>
        <w:ind w:left="720" w:hanging="360"/>
        <w:jc w:val="left"/>
        <w:rPr>
          <w:u w:val="none"/>
        </w:rPr>
      </w:pPr>
      <w:r w:rsidDel="00000000" w:rsidR="00000000" w:rsidRPr="00000000">
        <w:rPr>
          <w:rtl w:val="0"/>
        </w:rPr>
        <w:t xml:space="preserve">From Java application, using the MySQL JDBC driver with an SSL Socket Factory for secured connection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left"/>
        <w:rPr/>
      </w:pPr>
      <w:r w:rsidDel="00000000" w:rsidR="00000000" w:rsidRPr="00000000">
        <w:rPr>
          <w:rtl w:val="0"/>
        </w:rPr>
        <w:t xml:space="preserve">1. Use </w:t>
      </w:r>
      <w:del w:author="Anonymous" w:id="0" w:date="2018-12-17T02:37:33Z">
        <w:r w:rsidDel="00000000" w:rsidR="00000000" w:rsidRPr="00000000">
          <w:rPr>
            <w:rFonts w:ascii="Courier New" w:cs="Courier New" w:eastAsia="Courier New" w:hAnsi="Courier New"/>
            <w:rtl w:val="0"/>
          </w:rPr>
          <w:delText xml:space="preserve">gcloud</w:delText>
        </w:r>
        <w:r w:rsidDel="00000000" w:rsidR="00000000" w:rsidRPr="00000000">
          <w:rPr>
            <w:rtl w:val="0"/>
          </w:rPr>
          <w:delText xml:space="preserve"> CLI </w:delText>
        </w:r>
      </w:del>
      <w:r w:rsidDel="00000000" w:rsidR="00000000" w:rsidRPr="00000000">
        <w:rPr>
          <w:rtl w:val="0"/>
        </w:rPr>
        <w:t xml:space="preserve">to connect to the database. This will temporarily whitelist the IP address for connection. The </w:t>
      </w:r>
      <w:r w:rsidDel="00000000" w:rsidR="00000000" w:rsidRPr="00000000">
        <w:rPr>
          <w:rFonts w:ascii="Courier New" w:cs="Courier New" w:eastAsia="Courier New" w:hAnsi="Courier New"/>
          <w:rtl w:val="0"/>
        </w:rPr>
        <w:t xml:space="preserve">root</w:t>
      </w:r>
      <w:r w:rsidDel="00000000" w:rsidR="00000000" w:rsidRPr="00000000">
        <w:rPr>
          <w:rtl w:val="0"/>
        </w:rPr>
        <w:t xml:space="preserve"> password is empty by default.</w:t>
      </w:r>
    </w:p>
    <w:p w:rsidR="00000000" w:rsidDel="00000000" w:rsidP="00000000" w:rsidRDefault="00000000" w:rsidRPr="00000000" w14:paraId="000000C6">
      <w:pPr>
        <w:jc w:val="left"/>
        <w:rPr/>
      </w:pPr>
      <w:r w:rsidDel="00000000" w:rsidR="00000000" w:rsidRPr="00000000">
        <w:rPr>
          <w:rtl w:val="0"/>
        </w:rPr>
      </w:r>
    </w:p>
    <w:tbl>
      <w:tblPr>
        <w:tblStyle w:val="Table2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sql connect guestbook</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Whitelisting your IP for incoming connection for 5 minutes...done.</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Connecting to database with SQL user [root].Enter password: </w:t>
            </w:r>
            <w:r w:rsidDel="00000000" w:rsidR="00000000" w:rsidRPr="00000000">
              <w:rPr>
                <w:rFonts w:ascii="Courier New" w:cs="Courier New" w:eastAsia="Courier New" w:hAnsi="Courier New"/>
                <w:b w:val="1"/>
                <w:rtl w:val="0"/>
              </w:rPr>
              <w:t xml:space="preserve">[PRESS ENTER]</w:t>
            </w: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CB">
      <w:pPr>
        <w:rPr/>
      </w:pPr>
      <w:r w:rsidDel="00000000" w:rsidR="00000000" w:rsidRPr="00000000">
        <w:rPr>
          <w:rtl w:val="0"/>
        </w:rPr>
      </w:r>
    </w:p>
    <w:tbl>
      <w:tblPr>
        <w:tblStyle w:val="Table2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 </w:t>
            </w:r>
            <w:r w:rsidDel="00000000" w:rsidR="00000000" w:rsidRPr="00000000">
              <w:rPr>
                <w:rtl w:val="0"/>
              </w:rPr>
              <w:t xml:space="preserve">For security reasons, Cloud SQL public IP is not accessible by anyone unless explicitly whitelisted. The command line can automatically &amp; temporarily whitelist your incoming connection. It takes a minute to complete whitelisting and connect.</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2. List the databases.</w:t>
      </w:r>
    </w:p>
    <w:p w:rsidR="00000000" w:rsidDel="00000000" w:rsidP="00000000" w:rsidRDefault="00000000" w:rsidRPr="00000000" w14:paraId="000000CF">
      <w:pPr>
        <w:jc w:val="left"/>
        <w:rPr/>
      </w:pPr>
      <w:r w:rsidDel="00000000" w:rsidR="00000000" w:rsidRPr="00000000">
        <w:rPr>
          <w:rtl w:val="0"/>
        </w:rPr>
      </w:r>
    </w:p>
    <w:tbl>
      <w:tblPr>
        <w:tblStyle w:val="Table2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mysql&gt; </w:t>
            </w:r>
            <w:r w:rsidDel="00000000" w:rsidR="00000000" w:rsidRPr="00000000">
              <w:rPr>
                <w:rFonts w:ascii="Courier New" w:cs="Courier New" w:eastAsia="Courier New" w:hAnsi="Courier New"/>
                <w:b w:val="1"/>
                <w:rtl w:val="0"/>
              </w:rPr>
              <w:t xml:space="preserve">show databases;</w:t>
            </w:r>
          </w:p>
          <w:p w:rsidR="00000000" w:rsidDel="00000000" w:rsidP="00000000" w:rsidRDefault="00000000" w:rsidRPr="00000000" w14:paraId="000000D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Database           |</w:t>
            </w:r>
          </w:p>
          <w:p w:rsidR="00000000" w:rsidDel="00000000" w:rsidP="00000000" w:rsidRDefault="00000000" w:rsidRPr="00000000" w14:paraId="000000D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information_schema |</w:t>
            </w:r>
          </w:p>
          <w:p w:rsidR="00000000" w:rsidDel="00000000" w:rsidP="00000000" w:rsidRDefault="00000000" w:rsidRPr="00000000" w14:paraId="000000D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messages           |</w:t>
            </w:r>
          </w:p>
          <w:p w:rsidR="00000000" w:rsidDel="00000000" w:rsidP="00000000" w:rsidRDefault="00000000" w:rsidRPr="00000000" w14:paraId="000000D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mysql              |</w:t>
            </w:r>
          </w:p>
          <w:p w:rsidR="00000000" w:rsidDel="00000000" w:rsidP="00000000" w:rsidRDefault="00000000" w:rsidRPr="00000000" w14:paraId="000000D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performance_schema |</w:t>
            </w:r>
          </w:p>
          <w:p w:rsidR="00000000" w:rsidDel="00000000" w:rsidP="00000000" w:rsidRDefault="00000000" w:rsidRPr="00000000" w14:paraId="000000D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sys                |</w:t>
            </w:r>
          </w:p>
          <w:p w:rsidR="00000000" w:rsidDel="00000000" w:rsidP="00000000" w:rsidRDefault="00000000" w:rsidRPr="00000000" w14:paraId="000000D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4 rows in set (0.04 sec)</w:t>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3. Switch to the </w:t>
      </w:r>
      <w:r w:rsidDel="00000000" w:rsidR="00000000" w:rsidRPr="00000000">
        <w:rPr>
          <w:rFonts w:ascii="Courier New" w:cs="Courier New" w:eastAsia="Courier New" w:hAnsi="Courier New"/>
          <w:rtl w:val="0"/>
        </w:rPr>
        <w:t xml:space="preserve">messages</w:t>
      </w:r>
      <w:r w:rsidDel="00000000" w:rsidR="00000000" w:rsidRPr="00000000">
        <w:rPr>
          <w:rtl w:val="0"/>
        </w:rPr>
        <w:t xml:space="preserve"> database and create the table.</w:t>
      </w:r>
    </w:p>
    <w:p w:rsidR="00000000" w:rsidDel="00000000" w:rsidP="00000000" w:rsidRDefault="00000000" w:rsidRPr="00000000" w14:paraId="000000DD">
      <w:pPr>
        <w:rPr/>
      </w:pPr>
      <w:r w:rsidDel="00000000" w:rsidR="00000000" w:rsidRPr="00000000">
        <w:rPr>
          <w:rtl w:val="0"/>
        </w:rPr>
      </w:r>
    </w:p>
    <w:tbl>
      <w:tblPr>
        <w:tblStyle w:val="Table2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mysql&gt; </w:t>
            </w:r>
            <w:r w:rsidDel="00000000" w:rsidR="00000000" w:rsidRPr="00000000">
              <w:rPr>
                <w:rFonts w:ascii="Courier New" w:cs="Courier New" w:eastAsia="Courier New" w:hAnsi="Courier New"/>
                <w:b w:val="1"/>
                <w:rtl w:val="0"/>
              </w:rPr>
              <w:t xml:space="preserve">use messages;</w:t>
            </w:r>
          </w:p>
          <w:p w:rsidR="00000000" w:rsidDel="00000000" w:rsidP="00000000" w:rsidRDefault="00000000" w:rsidRPr="00000000" w14:paraId="000000D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Database changed</w:t>
            </w:r>
          </w:p>
          <w:p w:rsidR="00000000" w:rsidDel="00000000" w:rsidP="00000000" w:rsidRDefault="00000000" w:rsidRPr="00000000" w14:paraId="000000E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mysql&gt; </w:t>
            </w:r>
            <w:r w:rsidDel="00000000" w:rsidR="00000000" w:rsidRPr="00000000">
              <w:rPr>
                <w:rFonts w:ascii="Courier New" w:cs="Courier New" w:eastAsia="Courier New" w:hAnsi="Courier New"/>
                <w:b w:val="1"/>
                <w:rtl w:val="0"/>
              </w:rPr>
              <w:t xml:space="preserve">CREATE TABLE guestbook_message (</w:t>
            </w:r>
          </w:p>
          <w:p w:rsidR="00000000" w:rsidDel="00000000" w:rsidP="00000000" w:rsidRDefault="00000000" w:rsidRPr="00000000" w14:paraId="000000E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id BIGINT NOT NULL AUTO_INCREMENT,</w:t>
            </w:r>
          </w:p>
          <w:p w:rsidR="00000000" w:rsidDel="00000000" w:rsidP="00000000" w:rsidRDefault="00000000" w:rsidRPr="00000000" w14:paraId="000000E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name CHAR(128) NOT NULL,</w:t>
            </w:r>
          </w:p>
          <w:p w:rsidR="00000000" w:rsidDel="00000000" w:rsidP="00000000" w:rsidRDefault="00000000" w:rsidRPr="00000000" w14:paraId="000000E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message CHAR(255),</w:t>
            </w:r>
          </w:p>
          <w:p w:rsidR="00000000" w:rsidDel="00000000" w:rsidP="00000000" w:rsidRDefault="00000000" w:rsidRPr="00000000" w14:paraId="000000E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image_uri CHAR(255),</w:t>
            </w:r>
          </w:p>
          <w:p w:rsidR="00000000" w:rsidDel="00000000" w:rsidP="00000000" w:rsidRDefault="00000000" w:rsidRPr="00000000" w14:paraId="000000E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PRIMARY KEY (id)</w:t>
            </w:r>
          </w:p>
          <w:p w:rsidR="00000000" w:rsidDel="00000000" w:rsidP="00000000" w:rsidRDefault="00000000" w:rsidRPr="00000000" w14:paraId="000000E6">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mysql&gt; </w:t>
            </w:r>
            <w:r w:rsidDel="00000000" w:rsidR="00000000" w:rsidRPr="00000000">
              <w:rPr>
                <w:rFonts w:ascii="Courier New" w:cs="Courier New" w:eastAsia="Courier New" w:hAnsi="Courier New"/>
                <w:b w:val="1"/>
                <w:rtl w:val="0"/>
              </w:rPr>
              <w:t xml:space="preserve">exit</w:t>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rPr/>
      </w:pPr>
      <w:bookmarkStart w:colFirst="0" w:colLast="0" w:name="_l7mpeukhoap7" w:id="17"/>
      <w:bookmarkEnd w:id="17"/>
      <w:r w:rsidDel="00000000" w:rsidR="00000000" w:rsidRPr="00000000">
        <w:rPr>
          <w:rtl w:val="0"/>
        </w:rPr>
        <w:t xml:space="preserve">Task 5 - Add Spring Cloud GCP CloudSQL Starter</w:t>
      </w:r>
    </w:p>
    <w:p w:rsidR="00000000" w:rsidDel="00000000" w:rsidP="00000000" w:rsidRDefault="00000000" w:rsidRPr="00000000" w14:paraId="000000EA">
      <w:pPr>
        <w:jc w:val="left"/>
        <w:rPr/>
      </w:pPr>
      <w:r w:rsidDel="00000000" w:rsidR="00000000" w:rsidRPr="00000000">
        <w:rPr>
          <w:rtl w:val="0"/>
        </w:rPr>
        <w:t xml:space="preserve">From a Java application, you can consume the CloudSQL instance using the JDBC driver. However, the JDBC driver configuration can be a little bit more complicated than most due to additional security that Google Cloud Platform put in place.</w:t>
      </w:r>
    </w:p>
    <w:p w:rsidR="00000000" w:rsidDel="00000000" w:rsidP="00000000" w:rsidRDefault="00000000" w:rsidRPr="00000000" w14:paraId="000000EB">
      <w:pPr>
        <w:jc w:val="left"/>
        <w:rPr/>
      </w:pPr>
      <w:r w:rsidDel="00000000" w:rsidR="00000000" w:rsidRPr="00000000">
        <w:rPr>
          <w:rtl w:val="0"/>
        </w:rPr>
      </w:r>
    </w:p>
    <w:p w:rsidR="00000000" w:rsidDel="00000000" w:rsidP="00000000" w:rsidRDefault="00000000" w:rsidRPr="00000000" w14:paraId="000000EC">
      <w:pPr>
        <w:jc w:val="left"/>
        <w:rPr/>
      </w:pPr>
      <w:r w:rsidDel="00000000" w:rsidR="00000000" w:rsidRPr="00000000">
        <w:rPr>
          <w:rtl w:val="0"/>
        </w:rPr>
        <w:t xml:space="preserve">To make this configuration we created a Spring Cloud GCP project that can easily auto-configure your Spring Boot applications to consume our services, including CloudSQL.</w:t>
      </w:r>
    </w:p>
    <w:p w:rsidR="00000000" w:rsidDel="00000000" w:rsidP="00000000" w:rsidRDefault="00000000" w:rsidRPr="00000000" w14:paraId="000000ED">
      <w:pPr>
        <w:jc w:val="left"/>
        <w:rPr/>
      </w:pPr>
      <w:r w:rsidDel="00000000" w:rsidR="00000000" w:rsidRPr="00000000">
        <w:rPr>
          <w:rtl w:val="0"/>
        </w:rPr>
      </w:r>
    </w:p>
    <w:p w:rsidR="00000000" w:rsidDel="00000000" w:rsidP="00000000" w:rsidRDefault="00000000" w:rsidRPr="00000000" w14:paraId="000000EE">
      <w:pPr>
        <w:jc w:val="left"/>
        <w:rPr/>
      </w:pPr>
      <w:r w:rsidDel="00000000" w:rsidR="00000000" w:rsidRPr="00000000">
        <w:rPr>
          <w:rtl w:val="0"/>
        </w:rPr>
        <w:t xml:space="preserve">1. Update the Guestbook Service's </w:t>
      </w:r>
      <w:r w:rsidDel="00000000" w:rsidR="00000000" w:rsidRPr="00000000">
        <w:rPr>
          <w:rFonts w:ascii="Courier New" w:cs="Courier New" w:eastAsia="Courier New" w:hAnsi="Courier New"/>
          <w:rtl w:val="0"/>
        </w:rPr>
        <w:t xml:space="preserve">pom.xml</w:t>
      </w:r>
      <w:r w:rsidDel="00000000" w:rsidR="00000000" w:rsidRPr="00000000">
        <w:rPr>
          <w:rtl w:val="0"/>
        </w:rPr>
        <w:t xml:space="preserve"> to import the Spring Cloud GCP BOM and also the Spring Cloud GCP Cloud SQL Starter.  This involves adding the milestone repository to use our latest Release Candidate.</w:t>
      </w:r>
    </w:p>
    <w:p w:rsidR="00000000" w:rsidDel="00000000" w:rsidP="00000000" w:rsidRDefault="00000000" w:rsidRPr="00000000" w14:paraId="000000EF">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0">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guestbook-service/pom.</w:t>
      </w:r>
      <w:r w:rsidDel="00000000" w:rsidR="00000000" w:rsidRPr="00000000">
        <w:rPr>
          <w:rFonts w:ascii="Courier New" w:cs="Courier New" w:eastAsia="Courier New" w:hAnsi="Courier New"/>
          <w:rtl w:val="0"/>
        </w:rPr>
        <w:t xml:space="preserve">xml</w:t>
      </w:r>
      <w:r w:rsidDel="00000000" w:rsidR="00000000" w:rsidRPr="00000000">
        <w:rPr>
          <w:rtl w:val="0"/>
        </w:rPr>
      </w:r>
    </w:p>
    <w:tbl>
      <w:tblPr>
        <w:tblStyle w:val="Table2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&lt;?xml version="1.0" encoding="UTF-8"?&gt;</w:t>
            </w:r>
          </w:p>
          <w:p w:rsidR="00000000" w:rsidDel="00000000" w:rsidP="00000000" w:rsidRDefault="00000000" w:rsidRPr="00000000" w14:paraId="000000F2">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&lt;project xmlns="http://maven.apache.org/POM/4.0.0" ...&gt;</w:t>
            </w:r>
          </w:p>
          <w:p w:rsidR="00000000" w:rsidDel="00000000" w:rsidP="00000000" w:rsidRDefault="00000000" w:rsidRPr="00000000" w14:paraId="000000F3">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0F4">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&lt;dependencyManagement&gt;</w:t>
            </w:r>
          </w:p>
          <w:p w:rsidR="00000000" w:rsidDel="00000000" w:rsidP="00000000" w:rsidRDefault="00000000" w:rsidRPr="00000000" w14:paraId="000000F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&lt;dependencies&gt;</w:t>
            </w:r>
          </w:p>
          <w:p w:rsidR="00000000" w:rsidDel="00000000" w:rsidP="00000000" w:rsidRDefault="00000000" w:rsidRPr="00000000" w14:paraId="000000F6">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&lt;dependency&gt;</w:t>
            </w:r>
          </w:p>
          <w:p w:rsidR="00000000" w:rsidDel="00000000" w:rsidP="00000000" w:rsidRDefault="00000000" w:rsidRPr="00000000" w14:paraId="000000F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&lt;groupId&gt;org.springframework.cloud&lt;/groupId&gt;</w:t>
            </w:r>
          </w:p>
          <w:p w:rsidR="00000000" w:rsidDel="00000000" w:rsidP="00000000" w:rsidRDefault="00000000" w:rsidRPr="00000000" w14:paraId="000000F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&lt;artifactId&gt;spring-cloud-gcp-dependencies&lt;/artifactId&gt;</w:t>
            </w:r>
          </w:p>
          <w:p w:rsidR="00000000" w:rsidDel="00000000" w:rsidP="00000000" w:rsidRDefault="00000000" w:rsidRPr="00000000" w14:paraId="000000F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&lt;version&gt;1.1.0.M1&lt;/version&gt;</w:t>
            </w:r>
          </w:p>
          <w:p w:rsidR="00000000" w:rsidDel="00000000" w:rsidP="00000000" w:rsidRDefault="00000000" w:rsidRPr="00000000" w14:paraId="000000F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&lt;type&gt;pom&lt;/type&gt;</w:t>
            </w:r>
          </w:p>
          <w:p w:rsidR="00000000" w:rsidDel="00000000" w:rsidP="00000000" w:rsidRDefault="00000000" w:rsidRPr="00000000" w14:paraId="000000F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&lt;scope&gt;import&lt;/scope&gt;</w:t>
            </w:r>
          </w:p>
          <w:p w:rsidR="00000000" w:rsidDel="00000000" w:rsidP="00000000" w:rsidRDefault="00000000" w:rsidRPr="00000000" w14:paraId="000000F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&lt;/dependency&gt;</w:t>
            </w:r>
          </w:p>
          <w:p w:rsidR="00000000" w:rsidDel="00000000" w:rsidP="00000000" w:rsidRDefault="00000000" w:rsidRPr="00000000" w14:paraId="000000F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&lt;/dependencies&gt;</w:t>
            </w:r>
          </w:p>
          <w:p w:rsidR="00000000" w:rsidDel="00000000" w:rsidP="00000000" w:rsidRDefault="00000000" w:rsidRPr="00000000" w14:paraId="000000F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&lt;/dependencyManagement&gt;</w:t>
            </w:r>
          </w:p>
          <w:p w:rsidR="00000000" w:rsidDel="00000000" w:rsidP="00000000" w:rsidRDefault="00000000" w:rsidRPr="00000000" w14:paraId="000000FF">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10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102">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103">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&lt;groupId&gt;org.springframework.cloud&lt;/groupId&gt;</w:t>
            </w:r>
          </w:p>
          <w:p w:rsidR="00000000" w:rsidDel="00000000" w:rsidP="00000000" w:rsidRDefault="00000000" w:rsidRPr="00000000" w14:paraId="00000104">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&lt;artifactId&gt;</w:t>
            </w:r>
            <w:r w:rsidDel="00000000" w:rsidR="00000000" w:rsidRPr="00000000">
              <w:rPr>
                <w:rFonts w:ascii="Courier New" w:cs="Courier New" w:eastAsia="Courier New" w:hAnsi="Courier New"/>
                <w:b w:val="1"/>
                <w:rtl w:val="0"/>
              </w:rPr>
              <w:t xml:space="preserve">spring-cloud-gcp-starter-sql-mysql</w:t>
            </w:r>
            <w:r w:rsidDel="00000000" w:rsidR="00000000" w:rsidRPr="00000000">
              <w:rPr>
                <w:rFonts w:ascii="Courier New" w:cs="Courier New" w:eastAsia="Courier New" w:hAnsi="Courier New"/>
                <w:b w:val="1"/>
                <w:rtl w:val="0"/>
              </w:rPr>
              <w:t xml:space="preserve">&lt;/artifactId&gt;</w:t>
            </w:r>
          </w:p>
          <w:p w:rsidR="00000000" w:rsidDel="00000000" w:rsidP="00000000" w:rsidRDefault="00000000" w:rsidRPr="00000000" w14:paraId="00000105">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10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107">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09">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&lt;repositories&gt;</w:t>
            </w:r>
          </w:p>
          <w:p w:rsidR="00000000" w:rsidDel="00000000" w:rsidP="00000000" w:rsidRDefault="00000000" w:rsidRPr="00000000" w14:paraId="0000010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&lt;repository&gt;</w:t>
            </w:r>
          </w:p>
          <w:p w:rsidR="00000000" w:rsidDel="00000000" w:rsidP="00000000" w:rsidRDefault="00000000" w:rsidRPr="00000000" w14:paraId="0000010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&lt;id&gt;spring-milestones&lt;/id&gt;</w:t>
            </w:r>
          </w:p>
          <w:p w:rsidR="00000000" w:rsidDel="00000000" w:rsidP="00000000" w:rsidRDefault="00000000" w:rsidRPr="00000000" w14:paraId="0000010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&lt;name&gt;Spring Milestones&lt;/name&gt;</w:t>
            </w:r>
          </w:p>
          <w:p w:rsidR="00000000" w:rsidDel="00000000" w:rsidP="00000000" w:rsidRDefault="00000000" w:rsidRPr="00000000" w14:paraId="0000010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&lt;url&gt;https://repo.spring.io/libs-milestone&lt;/url&gt;</w:t>
            </w:r>
          </w:p>
          <w:p w:rsidR="00000000" w:rsidDel="00000000" w:rsidP="00000000" w:rsidRDefault="00000000" w:rsidRPr="00000000" w14:paraId="0000010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&lt;snapshots&gt;</w:t>
            </w:r>
          </w:p>
          <w:p w:rsidR="00000000" w:rsidDel="00000000" w:rsidP="00000000" w:rsidRDefault="00000000" w:rsidRPr="00000000" w14:paraId="0000011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&lt;enabled&gt;false&lt;/enabled&gt;</w:t>
            </w:r>
          </w:p>
          <w:p w:rsidR="00000000" w:rsidDel="00000000" w:rsidP="00000000" w:rsidRDefault="00000000" w:rsidRPr="00000000" w14:paraId="0000011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&lt;/snapshots&gt;</w:t>
            </w:r>
          </w:p>
          <w:p w:rsidR="00000000" w:rsidDel="00000000" w:rsidP="00000000" w:rsidRDefault="00000000" w:rsidRPr="00000000" w14:paraId="0000011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&lt;/repository&gt;</w:t>
            </w:r>
          </w:p>
          <w:p w:rsidR="00000000" w:rsidDel="00000000" w:rsidP="00000000" w:rsidRDefault="00000000" w:rsidRPr="00000000" w14:paraId="0000011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b w:val="1"/>
                <w:rtl w:val="0"/>
              </w:rPr>
              <w:tab/>
              <w:t xml:space="preserve">&lt;/repositories&gt;</w:t>
            </w:r>
            <w:r w:rsidDel="00000000" w:rsidR="00000000" w:rsidRPr="00000000">
              <w:rPr>
                <w:rtl w:val="0"/>
              </w:rPr>
            </w:r>
          </w:p>
          <w:p w:rsidR="00000000" w:rsidDel="00000000" w:rsidP="00000000" w:rsidRDefault="00000000" w:rsidRPr="00000000" w14:paraId="00000114">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&lt;/project&gt;</w:t>
            </w:r>
          </w:p>
        </w:tc>
      </w:tr>
    </w:tbl>
    <w:p w:rsidR="00000000" w:rsidDel="00000000" w:rsidP="00000000" w:rsidRDefault="00000000" w:rsidRPr="00000000" w14:paraId="00000115">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6">
      <w:pPr>
        <w:pStyle w:val="Heading2"/>
        <w:rPr/>
      </w:pPr>
      <w:bookmarkStart w:colFirst="0" w:colLast="0" w:name="_ihxcu4sypcyy" w:id="18"/>
      <w:bookmarkEnd w:id="18"/>
      <w:r w:rsidDel="00000000" w:rsidR="00000000" w:rsidRPr="00000000">
        <w:rPr>
          <w:rtl w:val="0"/>
        </w:rPr>
        <w:t xml:space="preserve">Task 6 - Disable CloudSQL in the default profile</w:t>
      </w:r>
    </w:p>
    <w:p w:rsidR="00000000" w:rsidDel="00000000" w:rsidP="00000000" w:rsidRDefault="00000000" w:rsidRPr="00000000" w14:paraId="00000117">
      <w:pPr>
        <w:jc w:val="left"/>
        <w:rPr/>
      </w:pPr>
      <w:r w:rsidDel="00000000" w:rsidR="00000000" w:rsidRPr="00000000">
        <w:rPr>
          <w:rtl w:val="0"/>
        </w:rPr>
        <w:t xml:space="preserve">1. For local testing, you can </w:t>
      </w:r>
      <w:r w:rsidDel="00000000" w:rsidR="00000000" w:rsidRPr="00000000">
        <w:rPr>
          <w:rtl w:val="0"/>
        </w:rPr>
        <w:t xml:space="preserve">continue to use a local database</w:t>
      </w:r>
      <w:r w:rsidDel="00000000" w:rsidR="00000000" w:rsidRPr="00000000">
        <w:rPr>
          <w:rtl w:val="0"/>
        </w:rPr>
        <w:t xml:space="preserve"> or an embedded database. For example, this lab uses embedded HSQL database for local runs. You can disable CloudSQL starter in the default profile.  </w:t>
      </w:r>
    </w:p>
    <w:p w:rsidR="00000000" w:rsidDel="00000000" w:rsidP="00000000" w:rsidRDefault="00000000" w:rsidRPr="00000000" w14:paraId="00000118">
      <w:pPr>
        <w:jc w:val="left"/>
        <w:rPr/>
      </w:pPr>
      <w:r w:rsidDel="00000000" w:rsidR="00000000" w:rsidRPr="00000000">
        <w:rPr>
          <w:rtl w:val="0"/>
        </w:rPr>
      </w:r>
    </w:p>
    <w:p w:rsidR="00000000" w:rsidDel="00000000" w:rsidP="00000000" w:rsidRDefault="00000000" w:rsidRPr="00000000" w14:paraId="00000119">
      <w:pPr>
        <w:jc w:val="left"/>
        <w:rPr/>
      </w:pPr>
      <w:r w:rsidDel="00000000" w:rsidR="00000000" w:rsidRPr="00000000">
        <w:rPr>
          <w:rtl w:val="0"/>
        </w:rPr>
        <w:t xml:space="preserve">Update the existing </w:t>
      </w:r>
      <w:r w:rsidDel="00000000" w:rsidR="00000000" w:rsidRPr="00000000">
        <w:rPr>
          <w:rFonts w:ascii="Courier New" w:cs="Courier New" w:eastAsia="Courier New" w:hAnsi="Courier New"/>
          <w:rtl w:val="0"/>
        </w:rPr>
        <w:t xml:space="preserve">application.properties</w:t>
      </w:r>
      <w:r w:rsidDel="00000000" w:rsidR="00000000" w:rsidRPr="00000000">
        <w:rPr>
          <w:rtl w:val="0"/>
        </w:rPr>
        <w:t xml:space="preserve">.</w:t>
      </w:r>
    </w:p>
    <w:p w:rsidR="00000000" w:rsidDel="00000000" w:rsidP="00000000" w:rsidRDefault="00000000" w:rsidRPr="00000000" w14:paraId="0000011A">
      <w:pPr>
        <w:jc w:val="left"/>
        <w:rPr/>
      </w:pPr>
      <w:r w:rsidDel="00000000" w:rsidR="00000000" w:rsidRPr="00000000">
        <w:rPr>
          <w:rtl w:val="0"/>
        </w:rPr>
      </w:r>
    </w:p>
    <w:p w:rsidR="00000000" w:rsidDel="00000000" w:rsidP="00000000" w:rsidRDefault="00000000" w:rsidRPr="00000000" w14:paraId="0000011B">
      <w:pPr>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guestbook-service/src/main/resources/application.properties</w:t>
      </w:r>
      <w:r w:rsidDel="00000000" w:rsidR="00000000" w:rsidRPr="00000000">
        <w:rPr>
          <w:rtl w:val="0"/>
        </w:rPr>
      </w:r>
    </w:p>
    <w:tbl>
      <w:tblPr>
        <w:tblStyle w:val="Table2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spring.cloud.gcp.sql.enabled=false</w:t>
            </w:r>
          </w:p>
        </w:tc>
      </w:tr>
    </w:tbl>
    <w:p w:rsidR="00000000" w:rsidDel="00000000" w:rsidP="00000000" w:rsidRDefault="00000000" w:rsidRPr="00000000" w14:paraId="0000011D">
      <w:pPr>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1E">
      <w:pPr>
        <w:pStyle w:val="Heading2"/>
        <w:jc w:val="left"/>
        <w:rPr/>
      </w:pPr>
      <w:bookmarkStart w:colFirst="0" w:colLast="0" w:name="_vz0hedwvw3s" w:id="19"/>
      <w:bookmarkEnd w:id="19"/>
      <w:r w:rsidDel="00000000" w:rsidR="00000000" w:rsidRPr="00000000">
        <w:rPr>
          <w:rtl w:val="0"/>
        </w:rPr>
        <w:t xml:space="preserve">Task 7 - Configure a Cloud Profile</w:t>
      </w:r>
    </w:p>
    <w:p w:rsidR="00000000" w:rsidDel="00000000" w:rsidP="00000000" w:rsidRDefault="00000000" w:rsidRPr="00000000" w14:paraId="0000011F">
      <w:pPr>
        <w:jc w:val="left"/>
        <w:rPr/>
      </w:pPr>
      <w:r w:rsidDel="00000000" w:rsidR="00000000" w:rsidRPr="00000000">
        <w:rPr>
          <w:rtl w:val="0"/>
        </w:rPr>
        <w:t xml:space="preserve">When deploying this into the cloud, you'll want to use the production managed CloudSQL instance. To do this, we'll use Spring's configuration profile and create a new </w:t>
      </w:r>
      <w:r w:rsidDel="00000000" w:rsidR="00000000" w:rsidRPr="00000000">
        <w:rPr>
          <w:rFonts w:ascii="Courier New" w:cs="Courier New" w:eastAsia="Courier New" w:hAnsi="Courier New"/>
          <w:rtl w:val="0"/>
        </w:rPr>
        <w:t xml:space="preserve">cloud</w:t>
      </w:r>
      <w:r w:rsidDel="00000000" w:rsidR="00000000" w:rsidRPr="00000000">
        <w:rPr>
          <w:rtl w:val="0"/>
        </w:rPr>
        <w:t xml:space="preserve"> profile.</w:t>
      </w:r>
    </w:p>
    <w:p w:rsidR="00000000" w:rsidDel="00000000" w:rsidP="00000000" w:rsidRDefault="00000000" w:rsidRPr="00000000" w14:paraId="00000120">
      <w:pPr>
        <w:jc w:val="left"/>
        <w:rPr/>
      </w:pPr>
      <w:r w:rsidDel="00000000" w:rsidR="00000000" w:rsidRPr="00000000">
        <w:rPr>
          <w:rtl w:val="0"/>
        </w:rPr>
      </w:r>
    </w:p>
    <w:p w:rsidR="00000000" w:rsidDel="00000000" w:rsidP="00000000" w:rsidRDefault="00000000" w:rsidRPr="00000000" w14:paraId="00000121">
      <w:pPr>
        <w:jc w:val="left"/>
        <w:rPr/>
      </w:pPr>
      <w:r w:rsidDel="00000000" w:rsidR="00000000" w:rsidRPr="00000000">
        <w:rPr>
          <w:rtl w:val="0"/>
        </w:rPr>
        <w:t xml:space="preserve">1. Find the Instance Connection name using the command line.</w:t>
      </w:r>
    </w:p>
    <w:p w:rsidR="00000000" w:rsidDel="00000000" w:rsidP="00000000" w:rsidRDefault="00000000" w:rsidRPr="00000000" w14:paraId="00000122">
      <w:pPr>
        <w:jc w:val="left"/>
        <w:rPr/>
      </w:pPr>
      <w:r w:rsidDel="00000000" w:rsidR="00000000" w:rsidRPr="00000000">
        <w:rPr>
          <w:rtl w:val="0"/>
        </w:rPr>
      </w:r>
    </w:p>
    <w:tbl>
      <w:tblPr>
        <w:tblStyle w:val="Table2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sql instances describe guestbook --format='value(connectionName)'</w:t>
            </w:r>
          </w:p>
          <w:p w:rsidR="00000000" w:rsidDel="00000000" w:rsidP="00000000" w:rsidRDefault="00000000" w:rsidRPr="00000000" w14:paraId="00000124">
            <w:pPr>
              <w:widowControl w:val="0"/>
              <w:spacing w:line="240" w:lineRule="auto"/>
              <w:jc w:val="left"/>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your_project:us-central1:guestbook</w:t>
            </w:r>
            <w:r w:rsidDel="00000000" w:rsidR="00000000" w:rsidRPr="00000000">
              <w:rPr>
                <w:rFonts w:ascii="Fira Mono" w:cs="Fira Mono" w:eastAsia="Fira Mono" w:hAnsi="Fira Mono"/>
                <w:b w:val="1"/>
                <w:i w:val="1"/>
                <w:rtl w:val="0"/>
              </w:rPr>
              <w:t xml:space="preserve"> ← </w:t>
            </w:r>
            <w:r w:rsidDel="00000000" w:rsidR="00000000" w:rsidRPr="00000000">
              <w:rPr>
                <w:rFonts w:ascii="Courier New" w:cs="Courier New" w:eastAsia="Courier New" w:hAnsi="Courier New"/>
                <w:i w:val="1"/>
                <w:rtl w:val="0"/>
              </w:rPr>
              <w:t xml:space="preserve">whole string is instance connection name</w:t>
            </w:r>
          </w:p>
        </w:tc>
      </w:tr>
    </w:tbl>
    <w:p w:rsidR="00000000" w:rsidDel="00000000" w:rsidP="00000000" w:rsidRDefault="00000000" w:rsidRPr="00000000" w14:paraId="00000125">
      <w:pPr>
        <w:jc w:val="left"/>
        <w:rPr/>
      </w:pPr>
      <w:r w:rsidDel="00000000" w:rsidR="00000000" w:rsidRPr="00000000">
        <w:rPr>
          <w:rtl w:val="0"/>
        </w:rPr>
      </w:r>
    </w:p>
    <w:p w:rsidR="00000000" w:rsidDel="00000000" w:rsidP="00000000" w:rsidRDefault="00000000" w:rsidRPr="00000000" w14:paraId="00000126">
      <w:pPr>
        <w:jc w:val="left"/>
        <w:rPr/>
      </w:pPr>
      <w:r w:rsidDel="00000000" w:rsidR="00000000" w:rsidRPr="00000000">
        <w:rPr>
          <w:rtl w:val="0"/>
        </w:rPr>
      </w:r>
    </w:p>
    <w:p w:rsidR="00000000" w:rsidDel="00000000" w:rsidP="00000000" w:rsidRDefault="00000000" w:rsidRPr="00000000" w14:paraId="00000127">
      <w:pPr>
        <w:jc w:val="left"/>
        <w:rPr/>
      </w:pPr>
      <w:r w:rsidDel="00000000" w:rsidR="00000000" w:rsidRPr="00000000">
        <w:rPr>
          <w:rtl w:val="0"/>
        </w:rPr>
        <w:t xml:space="preserve">2. Create a new </w:t>
      </w:r>
      <w:r w:rsidDel="00000000" w:rsidR="00000000" w:rsidRPr="00000000">
        <w:rPr>
          <w:rFonts w:ascii="Courier New" w:cs="Courier New" w:eastAsia="Courier New" w:hAnsi="Courier New"/>
          <w:rtl w:val="0"/>
        </w:rPr>
        <w:t xml:space="preserve">application-cloud.properties</w:t>
      </w:r>
      <w:r w:rsidDel="00000000" w:rsidR="00000000" w:rsidRPr="00000000">
        <w:rPr>
          <w:rtl w:val="0"/>
        </w:rPr>
        <w:t xml:space="preserve">.</w:t>
      </w:r>
    </w:p>
    <w:p w:rsidR="00000000" w:rsidDel="00000000" w:rsidP="00000000" w:rsidRDefault="00000000" w:rsidRPr="00000000" w14:paraId="00000128">
      <w:pPr>
        <w:jc w:val="left"/>
        <w:rPr/>
      </w:pPr>
      <w:r w:rsidDel="00000000" w:rsidR="00000000" w:rsidRPr="00000000">
        <w:rPr>
          <w:rtl w:val="0"/>
        </w:rPr>
      </w:r>
    </w:p>
    <w:p w:rsidR="00000000" w:rsidDel="00000000" w:rsidP="00000000" w:rsidRDefault="00000000" w:rsidRPr="00000000" w14:paraId="00000129">
      <w:pPr>
        <w:jc w:val="left"/>
        <w:rPr/>
      </w:pPr>
      <w:r w:rsidDel="00000000" w:rsidR="00000000" w:rsidRPr="00000000">
        <w:rPr>
          <w:rFonts w:ascii="Courier New" w:cs="Courier New" w:eastAsia="Courier New" w:hAnsi="Courier New"/>
          <w:rtl w:val="0"/>
        </w:rPr>
        <w:t xml:space="preserve">guestbook-service/src/main/resources/application-cloud.properties</w:t>
      </w:r>
      <w:r w:rsidDel="00000000" w:rsidR="00000000" w:rsidRPr="00000000">
        <w:rPr>
          <w:rtl w:val="0"/>
        </w:rPr>
      </w:r>
    </w:p>
    <w:tbl>
      <w:tblPr>
        <w:tblStyle w:val="Table2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spring.cloud.gcp.sql.enabled=true</w:t>
            </w:r>
          </w:p>
          <w:p w:rsidR="00000000" w:rsidDel="00000000" w:rsidP="00000000" w:rsidRDefault="00000000" w:rsidRPr="00000000" w14:paraId="0000012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spring.cloud.gcp.sql.database-name=messages</w:t>
            </w:r>
          </w:p>
          <w:p w:rsidR="00000000" w:rsidDel="00000000" w:rsidP="00000000" w:rsidRDefault="00000000" w:rsidRPr="00000000" w14:paraId="0000012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spring.cloud.gcp.sql.instance-connection-name=YOUR_INSTANCE_CONNECTION_NAME</w:t>
            </w:r>
          </w:p>
        </w:tc>
      </w:tr>
    </w:tbl>
    <w:p w:rsidR="00000000" w:rsidDel="00000000" w:rsidP="00000000" w:rsidRDefault="00000000" w:rsidRPr="00000000" w14:paraId="0000012D">
      <w:pPr>
        <w:jc w:val="left"/>
        <w:rPr/>
      </w:pPr>
      <w:r w:rsidDel="00000000" w:rsidR="00000000" w:rsidRPr="00000000">
        <w:rPr>
          <w:rtl w:val="0"/>
        </w:rPr>
      </w:r>
    </w:p>
    <w:p w:rsidR="00000000" w:rsidDel="00000000" w:rsidP="00000000" w:rsidRDefault="00000000" w:rsidRPr="00000000" w14:paraId="0000012E">
      <w:pPr>
        <w:pStyle w:val="Heading2"/>
        <w:jc w:val="left"/>
        <w:rPr/>
      </w:pPr>
      <w:bookmarkStart w:colFirst="0" w:colLast="0" w:name="_vcil7llayzgv" w:id="20"/>
      <w:bookmarkEnd w:id="20"/>
      <w:r w:rsidDel="00000000" w:rsidR="00000000" w:rsidRPr="00000000">
        <w:rPr>
          <w:rtl w:val="0"/>
        </w:rPr>
        <w:t xml:space="preserve">Task 8 - Configuring Connection Pool</w:t>
      </w:r>
    </w:p>
    <w:p w:rsidR="00000000" w:rsidDel="00000000" w:rsidP="00000000" w:rsidRDefault="00000000" w:rsidRPr="00000000" w14:paraId="0000012F">
      <w:pPr>
        <w:jc w:val="left"/>
        <w:rPr/>
      </w:pPr>
      <w:r w:rsidDel="00000000" w:rsidR="00000000" w:rsidRPr="00000000">
        <w:rPr>
          <w:rtl w:val="0"/>
        </w:rPr>
        <w:t xml:space="preserve">You can configure the JDBC connection pool just like you do with any other Spring Boot applications using the </w:t>
      </w:r>
      <w:r w:rsidDel="00000000" w:rsidR="00000000" w:rsidRPr="00000000">
        <w:rPr>
          <w:rFonts w:ascii="Courier New" w:cs="Courier New" w:eastAsia="Courier New" w:hAnsi="Courier New"/>
          <w:rtl w:val="0"/>
        </w:rPr>
        <w:t xml:space="preserve">spring.datasource.*</w:t>
      </w:r>
      <w:r w:rsidDel="00000000" w:rsidR="00000000" w:rsidRPr="00000000">
        <w:rPr>
          <w:rtl w:val="0"/>
        </w:rPr>
        <w:t xml:space="preserve"> configuration properties.</w:t>
      </w:r>
    </w:p>
    <w:p w:rsidR="00000000" w:rsidDel="00000000" w:rsidP="00000000" w:rsidRDefault="00000000" w:rsidRPr="00000000" w14:paraId="00000130">
      <w:pPr>
        <w:jc w:val="left"/>
        <w:rPr/>
      </w:pPr>
      <w:r w:rsidDel="00000000" w:rsidR="00000000" w:rsidRPr="00000000">
        <w:rPr>
          <w:rtl w:val="0"/>
        </w:rPr>
      </w:r>
    </w:p>
    <w:p w:rsidR="00000000" w:rsidDel="00000000" w:rsidP="00000000" w:rsidRDefault="00000000" w:rsidRPr="00000000" w14:paraId="00000131">
      <w:pPr>
        <w:jc w:val="left"/>
        <w:rPr/>
      </w:pPr>
      <w:r w:rsidDel="00000000" w:rsidR="00000000" w:rsidRPr="00000000">
        <w:rPr>
          <w:rtl w:val="0"/>
        </w:rPr>
        <w:t xml:space="preserve">1. Reduce the connection pool size.</w:t>
      </w:r>
    </w:p>
    <w:p w:rsidR="00000000" w:rsidDel="00000000" w:rsidP="00000000" w:rsidRDefault="00000000" w:rsidRPr="00000000" w14:paraId="00000132">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3">
      <w:pPr>
        <w:jc w:val="left"/>
        <w:rPr/>
      </w:pPr>
      <w:r w:rsidDel="00000000" w:rsidR="00000000" w:rsidRPr="00000000">
        <w:rPr>
          <w:rFonts w:ascii="Courier New" w:cs="Courier New" w:eastAsia="Courier New" w:hAnsi="Courier New"/>
          <w:rtl w:val="0"/>
        </w:rPr>
        <w:t xml:space="preserve">guestbook-service/src/main/resources/application-cloud.properties</w:t>
      </w:r>
      <w:r w:rsidDel="00000000" w:rsidR="00000000" w:rsidRPr="00000000">
        <w:rPr>
          <w:rtl w:val="0"/>
        </w:rPr>
      </w:r>
    </w:p>
    <w:tbl>
      <w:tblPr>
        <w:tblStyle w:val="Table2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spring.cloud.gcp.sql.enabled=true</w:t>
            </w:r>
          </w:p>
          <w:p w:rsidR="00000000" w:rsidDel="00000000" w:rsidP="00000000" w:rsidRDefault="00000000" w:rsidRPr="00000000" w14:paraId="0000013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spring.cloud.gcp.sql.database-name=messages</w:t>
            </w:r>
          </w:p>
          <w:p w:rsidR="00000000" w:rsidDel="00000000" w:rsidP="00000000" w:rsidRDefault="00000000" w:rsidRPr="00000000" w14:paraId="0000013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spring.cloud.gcp.sql.instance-connection-name=YOUR_INSTANCE_CONNECTION_NAME</w:t>
            </w:r>
          </w:p>
          <w:p w:rsidR="00000000" w:rsidDel="00000000" w:rsidP="00000000" w:rsidRDefault="00000000" w:rsidRPr="00000000" w14:paraId="00000137">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3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spring.datasource.hikari.maximum-pool-size=5</w:t>
            </w:r>
          </w:p>
        </w:tc>
      </w:tr>
    </w:tbl>
    <w:p w:rsidR="00000000" w:rsidDel="00000000" w:rsidP="00000000" w:rsidRDefault="00000000" w:rsidRPr="00000000" w14:paraId="00000139">
      <w:pPr>
        <w:jc w:val="left"/>
        <w:rPr/>
      </w:pPr>
      <w:r w:rsidDel="00000000" w:rsidR="00000000" w:rsidRPr="00000000">
        <w:rPr>
          <w:rtl w:val="0"/>
        </w:rPr>
      </w:r>
    </w:p>
    <w:p w:rsidR="00000000" w:rsidDel="00000000" w:rsidP="00000000" w:rsidRDefault="00000000" w:rsidRPr="00000000" w14:paraId="0000013A">
      <w:pPr>
        <w:pStyle w:val="Heading2"/>
        <w:jc w:val="left"/>
        <w:rPr/>
      </w:pPr>
      <w:bookmarkStart w:colFirst="0" w:colLast="0" w:name="_qbarzchuc273" w:id="21"/>
      <w:bookmarkEnd w:id="21"/>
      <w:r w:rsidDel="00000000" w:rsidR="00000000" w:rsidRPr="00000000">
        <w:rPr>
          <w:rtl w:val="0"/>
        </w:rPr>
        <w:t xml:space="preserve">Task 9 - Run it locally</w:t>
      </w:r>
    </w:p>
    <w:p w:rsidR="00000000" w:rsidDel="00000000" w:rsidP="00000000" w:rsidRDefault="00000000" w:rsidRPr="00000000" w14:paraId="0000013B">
      <w:pPr>
        <w:jc w:val="left"/>
        <w:rPr/>
      </w:pPr>
      <w:r w:rsidDel="00000000" w:rsidR="00000000" w:rsidRPr="00000000">
        <w:rPr>
          <w:rtl w:val="0"/>
        </w:rPr>
        <w:t xml:space="preserve">1. Make sure you are in </w:t>
      </w:r>
      <w:r w:rsidDel="00000000" w:rsidR="00000000" w:rsidRPr="00000000">
        <w:rPr>
          <w:rFonts w:ascii="Courier New" w:cs="Courier New" w:eastAsia="Courier New" w:hAnsi="Courier New"/>
          <w:rtl w:val="0"/>
        </w:rPr>
        <w:t xml:space="preserve">guestbook-service</w:t>
      </w:r>
      <w:r w:rsidDel="00000000" w:rsidR="00000000" w:rsidRPr="00000000">
        <w:rPr>
          <w:rtl w:val="0"/>
        </w:rPr>
        <w:t xml:space="preserve"> directory, or kill the existing </w:t>
      </w:r>
      <w:r w:rsidDel="00000000" w:rsidR="00000000" w:rsidRPr="00000000">
        <w:rPr>
          <w:rFonts w:ascii="Courier New" w:cs="Courier New" w:eastAsia="Courier New" w:hAnsi="Courier New"/>
          <w:rtl w:val="0"/>
        </w:rPr>
        <w:t xml:space="preserve">guestbook-service</w:t>
      </w:r>
      <w:r w:rsidDel="00000000" w:rsidR="00000000" w:rsidRPr="00000000">
        <w:rPr>
          <w:rtl w:val="0"/>
        </w:rPr>
        <w:t xml:space="preserve"> application and do this in that Cloud Shell tab.</w:t>
      </w:r>
    </w:p>
    <w:p w:rsidR="00000000" w:rsidDel="00000000" w:rsidP="00000000" w:rsidRDefault="00000000" w:rsidRPr="00000000" w14:paraId="0000013C">
      <w:pPr>
        <w:jc w:val="left"/>
        <w:rPr/>
      </w:pPr>
      <w:r w:rsidDel="00000000" w:rsidR="00000000" w:rsidRPr="00000000">
        <w:rPr>
          <w:rtl w:val="0"/>
        </w:rPr>
      </w:r>
    </w:p>
    <w:tbl>
      <w:tblPr>
        <w:tblStyle w:val="Table2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~/guestbook-service</w:t>
            </w:r>
          </w:p>
        </w:tc>
      </w:tr>
    </w:tbl>
    <w:p w:rsidR="00000000" w:rsidDel="00000000" w:rsidP="00000000" w:rsidRDefault="00000000" w:rsidRPr="00000000" w14:paraId="0000013E">
      <w:pPr>
        <w:jc w:val="left"/>
        <w:rPr/>
      </w:pPr>
      <w:r w:rsidDel="00000000" w:rsidR="00000000" w:rsidRPr="00000000">
        <w:rPr>
          <w:rtl w:val="0"/>
        </w:rPr>
      </w:r>
    </w:p>
    <w:p w:rsidR="00000000" w:rsidDel="00000000" w:rsidP="00000000" w:rsidRDefault="00000000" w:rsidRPr="00000000" w14:paraId="0000013F">
      <w:pPr>
        <w:jc w:val="left"/>
        <w:rPr/>
      </w:pPr>
      <w:r w:rsidDel="00000000" w:rsidR="00000000" w:rsidRPr="00000000">
        <w:rPr>
          <w:rtl w:val="0"/>
        </w:rPr>
        <w:t xml:space="preserve">2. </w:t>
      </w:r>
      <w:r w:rsidDel="00000000" w:rsidR="00000000" w:rsidRPr="00000000">
        <w:rPr>
          <w:rtl w:val="0"/>
        </w:rPr>
        <w:t xml:space="preserve">Run a test with the default profile and make sure there are no failures.</w:t>
      </w:r>
    </w:p>
    <w:p w:rsidR="00000000" w:rsidDel="00000000" w:rsidP="00000000" w:rsidRDefault="00000000" w:rsidRPr="00000000" w14:paraId="00000140">
      <w:pPr>
        <w:jc w:val="left"/>
        <w:rPr/>
      </w:pPr>
      <w:r w:rsidDel="00000000" w:rsidR="00000000" w:rsidRPr="00000000">
        <w:rPr>
          <w:rtl w:val="0"/>
        </w:rPr>
      </w:r>
    </w:p>
    <w:tbl>
      <w:tblPr>
        <w:tblStyle w:val="Table3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-q test</w:t>
            </w:r>
          </w:p>
        </w:tc>
      </w:tr>
    </w:tbl>
    <w:p w:rsidR="00000000" w:rsidDel="00000000" w:rsidP="00000000" w:rsidRDefault="00000000" w:rsidRPr="00000000" w14:paraId="00000142">
      <w:pPr>
        <w:jc w:val="left"/>
        <w:rPr/>
      </w:pPr>
      <w:r w:rsidDel="00000000" w:rsidR="00000000" w:rsidRPr="00000000">
        <w:rPr>
          <w:rtl w:val="0"/>
        </w:rPr>
      </w:r>
    </w:p>
    <w:p w:rsidR="00000000" w:rsidDel="00000000" w:rsidP="00000000" w:rsidRDefault="00000000" w:rsidRPr="00000000" w14:paraId="00000143">
      <w:pPr>
        <w:jc w:val="left"/>
        <w:rPr/>
      </w:pPr>
      <w:r w:rsidDel="00000000" w:rsidR="00000000" w:rsidRPr="00000000">
        <w:rPr>
          <w:rtl w:val="0"/>
        </w:rPr>
        <w:t xml:space="preserve">3. Stop the Guestbook Service that's already running, and restart it with the </w:t>
      </w:r>
      <w:r w:rsidDel="00000000" w:rsidR="00000000" w:rsidRPr="00000000">
        <w:rPr>
          <w:rFonts w:ascii="Courier New" w:cs="Courier New" w:eastAsia="Courier New" w:hAnsi="Courier New"/>
          <w:rtl w:val="0"/>
        </w:rPr>
        <w:t xml:space="preserve">cloud</w:t>
      </w:r>
      <w:r w:rsidDel="00000000" w:rsidR="00000000" w:rsidRPr="00000000">
        <w:rPr>
          <w:rtl w:val="0"/>
        </w:rPr>
        <w:t xml:space="preserve"> profile.</w:t>
      </w:r>
    </w:p>
    <w:p w:rsidR="00000000" w:rsidDel="00000000" w:rsidP="00000000" w:rsidRDefault="00000000" w:rsidRPr="00000000" w14:paraId="00000144">
      <w:pPr>
        <w:jc w:val="left"/>
        <w:rPr/>
      </w:pPr>
      <w:r w:rsidDel="00000000" w:rsidR="00000000" w:rsidRPr="00000000">
        <w:rPr>
          <w:rtl w:val="0"/>
        </w:rPr>
      </w:r>
    </w:p>
    <w:tbl>
      <w:tblPr>
        <w:tblStyle w:val="Table3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spring-boot:run -Dserver.port=8081 -Dspring.profiles.active=cloud</w:t>
            </w:r>
          </w:p>
        </w:tc>
      </w:tr>
    </w:tbl>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jc w:val="left"/>
        <w:rPr/>
      </w:pPr>
      <w:r w:rsidDel="00000000" w:rsidR="00000000" w:rsidRPr="00000000">
        <w:rPr>
          <w:rtl w:val="0"/>
        </w:rPr>
        <w:t xml:space="preserve">4. During the application startup, validate that you see CloudSQL related connection logs.</w:t>
      </w:r>
    </w:p>
    <w:p w:rsidR="00000000" w:rsidDel="00000000" w:rsidP="00000000" w:rsidRDefault="00000000" w:rsidRPr="00000000" w14:paraId="00000148">
      <w:pPr>
        <w:jc w:val="left"/>
        <w:rPr/>
      </w:pPr>
      <w:r w:rsidDel="00000000" w:rsidR="00000000" w:rsidRPr="00000000">
        <w:rPr>
          <w:rtl w:val="0"/>
        </w:rPr>
      </w:r>
    </w:p>
    <w:tbl>
      <w:tblPr>
        <w:tblStyle w:val="Table3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First Cloud SQL connection, generating RSA key pair.</w:t>
            </w:r>
          </w:p>
          <w:p w:rsidR="00000000" w:rsidDel="00000000" w:rsidP="00000000" w:rsidRDefault="00000000" w:rsidRPr="00000000" w14:paraId="0000014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Obtaining ephemeral certificate for Cloud SQL instance [springone17-sfo-1000:us-ce</w:t>
            </w:r>
          </w:p>
          <w:p w:rsidR="00000000" w:rsidDel="00000000" w:rsidP="00000000" w:rsidRDefault="00000000" w:rsidRPr="00000000" w14:paraId="0000014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Connecting to Cloud SQL instance [...:us-central1:guestbook] on …</w:t>
            </w:r>
          </w:p>
          <w:p w:rsidR="00000000" w:rsidDel="00000000" w:rsidP="00000000" w:rsidRDefault="00000000" w:rsidRPr="00000000" w14:paraId="0000014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Connecting to Cloud SQL instance [...:us-central1:guestbook] on …</w:t>
            </w:r>
          </w:p>
          <w:p w:rsidR="00000000" w:rsidDel="00000000" w:rsidP="00000000" w:rsidRDefault="00000000" w:rsidRPr="00000000" w14:paraId="0000014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Connecting to Cloud SQL instance [...:us-central1:guestbook] on …</w:t>
            </w:r>
          </w:p>
          <w:p w:rsidR="00000000" w:rsidDel="00000000" w:rsidP="00000000" w:rsidRDefault="00000000" w:rsidRPr="00000000" w14:paraId="0000014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4F">
      <w:pPr>
        <w:jc w:val="left"/>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5. In a new Cloud Shell tab, make a few calls using </w:t>
      </w:r>
      <w:r w:rsidDel="00000000" w:rsidR="00000000" w:rsidRPr="00000000">
        <w:rPr>
          <w:rFonts w:ascii="Courier New" w:cs="Courier New" w:eastAsia="Courier New" w:hAnsi="Courier New"/>
          <w:rtl w:val="0"/>
        </w:rPr>
        <w:t xml:space="preserve">curl</w:t>
      </w: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r>
    </w:p>
    <w:tbl>
      <w:tblPr>
        <w:tblStyle w:val="Table3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-XPOST -H "content-type: application/json" \</w:t>
            </w:r>
          </w:p>
          <w:p w:rsidR="00000000" w:rsidDel="00000000" w:rsidP="00000000" w:rsidRDefault="00000000" w:rsidRPr="00000000" w14:paraId="0000015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 '{"name": "Ray", "message": "Hello CloudSQL"}' \</w:t>
            </w:r>
          </w:p>
          <w:p w:rsidR="00000000" w:rsidDel="00000000" w:rsidP="00000000" w:rsidRDefault="00000000" w:rsidRPr="00000000" w14:paraId="0000015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http://localhost:8081/guestbookMessages</w:t>
            </w:r>
          </w:p>
        </w:tc>
      </w:tr>
    </w:tbl>
    <w:p w:rsidR="00000000" w:rsidDel="00000000" w:rsidP="00000000" w:rsidRDefault="00000000" w:rsidRPr="00000000" w14:paraId="00000155">
      <w:pPr>
        <w:jc w:val="left"/>
        <w:rPr/>
      </w:pPr>
      <w:r w:rsidDel="00000000" w:rsidR="00000000" w:rsidRPr="00000000">
        <w:rPr>
          <w:rtl w:val="0"/>
        </w:rPr>
      </w:r>
    </w:p>
    <w:p w:rsidR="00000000" w:rsidDel="00000000" w:rsidP="00000000" w:rsidRDefault="00000000" w:rsidRPr="00000000" w14:paraId="00000156">
      <w:pPr>
        <w:jc w:val="left"/>
        <w:rPr/>
      </w:pPr>
      <w:r w:rsidDel="00000000" w:rsidR="00000000" w:rsidRPr="00000000">
        <w:rPr>
          <w:rtl w:val="0"/>
        </w:rPr>
        <w:t xml:space="preserve">6. You can also list all the messages.</w:t>
      </w:r>
    </w:p>
    <w:p w:rsidR="00000000" w:rsidDel="00000000" w:rsidP="00000000" w:rsidRDefault="00000000" w:rsidRPr="00000000" w14:paraId="00000157">
      <w:pPr>
        <w:jc w:val="left"/>
        <w:rPr/>
      </w:pPr>
      <w:r w:rsidDel="00000000" w:rsidR="00000000" w:rsidRPr="00000000">
        <w:rPr>
          <w:rtl w:val="0"/>
        </w:rPr>
      </w:r>
    </w:p>
    <w:tbl>
      <w:tblPr>
        <w:tblStyle w:val="Table3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left"/>
              <w:rPr>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http://localhost:8081/guestbookMessages</w:t>
            </w:r>
            <w:r w:rsidDel="00000000" w:rsidR="00000000" w:rsidRPr="00000000">
              <w:rPr>
                <w:rtl w:val="0"/>
              </w:rPr>
            </w:r>
          </w:p>
        </w:tc>
      </w:tr>
    </w:tbl>
    <w:p w:rsidR="00000000" w:rsidDel="00000000" w:rsidP="00000000" w:rsidRDefault="00000000" w:rsidRPr="00000000" w14:paraId="00000159">
      <w:pPr>
        <w:jc w:val="left"/>
        <w:rPr/>
      </w:pPr>
      <w:r w:rsidDel="00000000" w:rsidR="00000000" w:rsidRPr="00000000">
        <w:rPr>
          <w:rtl w:val="0"/>
        </w:rPr>
      </w:r>
    </w:p>
    <w:p w:rsidR="00000000" w:rsidDel="00000000" w:rsidP="00000000" w:rsidRDefault="00000000" w:rsidRPr="00000000" w14:paraId="0000015A">
      <w:pPr>
        <w:jc w:val="left"/>
        <w:rPr/>
      </w:pPr>
      <w:r w:rsidDel="00000000" w:rsidR="00000000" w:rsidRPr="00000000">
        <w:rPr>
          <w:rtl w:val="0"/>
        </w:rPr>
        <w:t xml:space="preserve">7. You can also use CloudSQL client to validate.</w:t>
      </w:r>
    </w:p>
    <w:p w:rsidR="00000000" w:rsidDel="00000000" w:rsidP="00000000" w:rsidRDefault="00000000" w:rsidRPr="00000000" w14:paraId="0000015B">
      <w:pPr>
        <w:jc w:val="left"/>
        <w:rPr/>
      </w:pPr>
      <w:r w:rsidDel="00000000" w:rsidR="00000000" w:rsidRPr="00000000">
        <w:rPr>
          <w:rtl w:val="0"/>
        </w:rPr>
      </w:r>
    </w:p>
    <w:tbl>
      <w:tblPr>
        <w:tblStyle w:val="Table3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sql connect guestbook</w:t>
            </w:r>
          </w:p>
          <w:p w:rsidR="00000000" w:rsidDel="00000000" w:rsidP="00000000" w:rsidRDefault="00000000" w:rsidRPr="00000000" w14:paraId="0000015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Whitelisting your IP for incoming connection for 5 minutes...done.</w:t>
            </w:r>
          </w:p>
          <w:p w:rsidR="00000000" w:rsidDel="00000000" w:rsidP="00000000" w:rsidRDefault="00000000" w:rsidRPr="00000000" w14:paraId="0000015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Connecting to database with SQL user [root].Enter password: </w:t>
            </w:r>
            <w:r w:rsidDel="00000000" w:rsidR="00000000" w:rsidRPr="00000000">
              <w:rPr>
                <w:rFonts w:ascii="Courier New" w:cs="Courier New" w:eastAsia="Courier New" w:hAnsi="Courier New"/>
                <w:b w:val="1"/>
                <w:rtl w:val="0"/>
              </w:rPr>
              <w:t xml:space="preserve">[PRESS ENTER]</w:t>
            </w:r>
            <w:r w:rsidDel="00000000" w:rsidR="00000000" w:rsidRPr="00000000">
              <w:rPr>
                <w:rtl w:val="0"/>
              </w:rPr>
            </w:r>
          </w:p>
          <w:p w:rsidR="00000000" w:rsidDel="00000000" w:rsidP="00000000" w:rsidRDefault="00000000" w:rsidRPr="00000000" w14:paraId="0000015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mysql&gt; </w:t>
            </w:r>
            <w:r w:rsidDel="00000000" w:rsidR="00000000" w:rsidRPr="00000000">
              <w:rPr>
                <w:rFonts w:ascii="Courier New" w:cs="Courier New" w:eastAsia="Courier New" w:hAnsi="Courier New"/>
                <w:b w:val="1"/>
                <w:rtl w:val="0"/>
              </w:rPr>
              <w:t xml:space="preserve">use messages</w:t>
            </w:r>
          </w:p>
          <w:p w:rsidR="00000000" w:rsidDel="00000000" w:rsidP="00000000" w:rsidRDefault="00000000" w:rsidRPr="00000000" w14:paraId="0000016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mysql&gt; </w:t>
            </w:r>
            <w:r w:rsidDel="00000000" w:rsidR="00000000" w:rsidRPr="00000000">
              <w:rPr>
                <w:rFonts w:ascii="Courier New" w:cs="Courier New" w:eastAsia="Courier New" w:hAnsi="Courier New"/>
                <w:b w:val="1"/>
                <w:rtl w:val="0"/>
              </w:rPr>
              <w:t xml:space="preserve">select * from guestbook_message;</w:t>
            </w:r>
            <w:r w:rsidDel="00000000" w:rsidR="00000000" w:rsidRPr="00000000">
              <w:rPr>
                <w:rtl w:val="0"/>
              </w:rPr>
            </w:r>
          </w:p>
          <w:p w:rsidR="00000000" w:rsidDel="00000000" w:rsidP="00000000" w:rsidRDefault="00000000" w:rsidRPr="00000000" w14:paraId="0000016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id | name | message        | image_uri |</w:t>
            </w:r>
          </w:p>
          <w:p w:rsidR="00000000" w:rsidDel="00000000" w:rsidP="00000000" w:rsidRDefault="00000000" w:rsidRPr="00000000" w14:paraId="0000016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1 | Ray  | Hello CloudSQL | NULL      |</w:t>
            </w:r>
          </w:p>
          <w:p w:rsidR="00000000" w:rsidDel="00000000" w:rsidP="00000000" w:rsidRDefault="00000000" w:rsidRPr="00000000" w14:paraId="0000016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1 row in set (0.04 sec)</w:t>
            </w:r>
          </w:p>
          <w:p w:rsidR="00000000" w:rsidDel="00000000" w:rsidP="00000000" w:rsidRDefault="00000000" w:rsidRPr="00000000" w14:paraId="0000016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mysql&gt; </w:t>
            </w:r>
            <w:r w:rsidDel="00000000" w:rsidR="00000000" w:rsidRPr="00000000">
              <w:rPr>
                <w:rFonts w:ascii="Courier New" w:cs="Courier New" w:eastAsia="Courier New" w:hAnsi="Courier New"/>
                <w:b w:val="1"/>
                <w:rtl w:val="0"/>
              </w:rPr>
              <w:t xml:space="preserve">exit;</w:t>
            </w:r>
            <w:r w:rsidDel="00000000" w:rsidR="00000000" w:rsidRPr="00000000">
              <w:rPr>
                <w:rtl w:val="0"/>
              </w:rPr>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1"/>
        <w:jc w:val="left"/>
        <w:rPr/>
      </w:pPr>
      <w:bookmarkStart w:colFirst="0" w:colLast="0" w:name="_cvstdd1lcirl" w:id="22"/>
      <w:bookmarkEnd w:id="22"/>
      <w:r w:rsidDel="00000000" w:rsidR="00000000" w:rsidRPr="00000000">
        <w:rPr>
          <w:rtl w:val="0"/>
        </w:rPr>
        <w:t xml:space="preserve">Lab 3 - Runtime Configuration</w:t>
      </w:r>
      <w:r w:rsidDel="00000000" w:rsidR="00000000" w:rsidRPr="00000000">
        <w:rPr>
          <w:rtl w:val="0"/>
        </w:rPr>
      </w:r>
    </w:p>
    <w:p w:rsidR="00000000" w:rsidDel="00000000" w:rsidP="00000000" w:rsidRDefault="00000000" w:rsidRPr="00000000" w14:paraId="0000016B">
      <w:pPr>
        <w:jc w:val="left"/>
        <w:rPr>
          <w:color w:val="b7b7b7"/>
        </w:rPr>
      </w:pPr>
      <w:r w:rsidDel="00000000" w:rsidR="00000000" w:rsidRPr="00000000">
        <w:rPr>
          <w:color w:val="b7b7b7"/>
          <w:rtl w:val="0"/>
        </w:rPr>
        <w:t xml:space="preserve">Duration: 30:00</w:t>
      </w:r>
    </w:p>
    <w:p w:rsidR="00000000" w:rsidDel="00000000" w:rsidP="00000000" w:rsidRDefault="00000000" w:rsidRPr="00000000" w14:paraId="0000016C">
      <w:pPr>
        <w:jc w:val="left"/>
        <w:rPr>
          <w:color w:val="b7b7b7"/>
        </w:rPr>
      </w:pPr>
      <w:r w:rsidDel="00000000" w:rsidR="00000000" w:rsidRPr="00000000">
        <w:rPr>
          <w:rtl w:val="0"/>
        </w:rPr>
      </w:r>
    </w:p>
    <w:p w:rsidR="00000000" w:rsidDel="00000000" w:rsidP="00000000" w:rsidRDefault="00000000" w:rsidRPr="00000000" w14:paraId="0000016D">
      <w:pPr>
        <w:jc w:val="left"/>
        <w:rPr/>
      </w:pPr>
      <w:r w:rsidDel="00000000" w:rsidR="00000000" w:rsidRPr="00000000">
        <w:rPr>
          <w:rtl w:val="0"/>
        </w:rPr>
        <w:t xml:space="preserve">There are a number of ways to configure your microservices application.  Typically you end up with additional Configuration Server that you'll have to make highly available and manage yourself.  Google Cloud Platform has a Runtime Configuration service, where you can store arbitrary configuration key/value pairs.</w:t>
      </w:r>
    </w:p>
    <w:p w:rsidR="00000000" w:rsidDel="00000000" w:rsidP="00000000" w:rsidRDefault="00000000" w:rsidRPr="00000000" w14:paraId="0000016E">
      <w:pPr>
        <w:jc w:val="left"/>
        <w:rPr/>
      </w:pPr>
      <w:r w:rsidDel="00000000" w:rsidR="00000000" w:rsidRPr="00000000">
        <w:rPr>
          <w:rtl w:val="0"/>
        </w:rPr>
      </w:r>
    </w:p>
    <w:p w:rsidR="00000000" w:rsidDel="00000000" w:rsidP="00000000" w:rsidRDefault="00000000" w:rsidRPr="00000000" w14:paraId="0000016F">
      <w:pPr>
        <w:jc w:val="left"/>
        <w:rPr/>
      </w:pPr>
      <w:r w:rsidDel="00000000" w:rsidR="00000000" w:rsidRPr="00000000">
        <w:rPr>
          <w:rtl w:val="0"/>
        </w:rPr>
        <w:t xml:space="preserve">Spring Cloud GCP has a configuration starter that interoperates well with Spring Cloud Config facility, so that you can configure your existing application easily without a manually managed config server.</w:t>
      </w:r>
    </w:p>
    <w:p w:rsidR="00000000" w:rsidDel="00000000" w:rsidP="00000000" w:rsidRDefault="00000000" w:rsidRPr="00000000" w14:paraId="00000170">
      <w:pPr>
        <w:jc w:val="left"/>
        <w:rPr/>
      </w:pPr>
      <w:r w:rsidDel="00000000" w:rsidR="00000000" w:rsidRPr="00000000">
        <w:rPr>
          <w:rtl w:val="0"/>
        </w:rPr>
      </w:r>
    </w:p>
    <w:p w:rsidR="00000000" w:rsidDel="00000000" w:rsidP="00000000" w:rsidRDefault="00000000" w:rsidRPr="00000000" w14:paraId="00000171">
      <w:pPr>
        <w:jc w:val="left"/>
        <w:rPr/>
      </w:pPr>
      <w:r w:rsidDel="00000000" w:rsidR="00000000" w:rsidRPr="00000000">
        <w:rPr>
          <w:rtl w:val="0"/>
        </w:rPr>
        <w:t xml:space="preserve">The greeting message produced by the frontend is configurable via </w:t>
      </w:r>
      <w:r w:rsidDel="00000000" w:rsidR="00000000" w:rsidRPr="00000000">
        <w:rPr>
          <w:rFonts w:ascii="Courier New" w:cs="Courier New" w:eastAsia="Courier New" w:hAnsi="Courier New"/>
          <w:rtl w:val="0"/>
        </w:rPr>
        <w:t xml:space="preserve">greeting</w:t>
      </w:r>
      <w:r w:rsidDel="00000000" w:rsidR="00000000" w:rsidRPr="00000000">
        <w:rPr>
          <w:rtl w:val="0"/>
        </w:rPr>
        <w:t xml:space="preserve"> property.  We can externalize this into Google Cloud Platform runtime configuration.</w:t>
      </w:r>
    </w:p>
    <w:p w:rsidR="00000000" w:rsidDel="00000000" w:rsidP="00000000" w:rsidRDefault="00000000" w:rsidRPr="00000000" w14:paraId="00000172">
      <w:pPr>
        <w:jc w:val="left"/>
        <w:rPr/>
      </w:pPr>
      <w:r w:rsidDel="00000000" w:rsidR="00000000" w:rsidRPr="00000000">
        <w:rPr>
          <w:rtl w:val="0"/>
        </w:rPr>
      </w:r>
    </w:p>
    <w:p w:rsidR="00000000" w:rsidDel="00000000" w:rsidP="00000000" w:rsidRDefault="00000000" w:rsidRPr="00000000" w14:paraId="00000173">
      <w:pPr>
        <w:jc w:val="left"/>
        <w:rPr/>
      </w:pPr>
      <w:r w:rsidDel="00000000" w:rsidR="00000000" w:rsidRPr="00000000">
        <w:rPr>
          <w:rtl w:val="0"/>
        </w:rPr>
        <w:t xml:space="preserve">In the code: </w:t>
      </w:r>
      <w:r w:rsidDel="00000000" w:rsidR="00000000" w:rsidRPr="00000000">
        <w:rPr>
          <w:rFonts w:ascii="Courier New" w:cs="Courier New" w:eastAsia="Courier New" w:hAnsi="Courier New"/>
          <w:rtl w:val="0"/>
        </w:rPr>
        <w:t xml:space="preserve">guestbook-frontend/src/main/java/com/example/frontend/FrontendController.java</w:t>
      </w:r>
      <w:r w:rsidDel="00000000" w:rsidR="00000000" w:rsidRPr="00000000">
        <w:rPr>
          <w:rtl w:val="0"/>
        </w:rPr>
        <w:t xml:space="preserve">, we are reading </w:t>
      </w:r>
      <w:r w:rsidDel="00000000" w:rsidR="00000000" w:rsidRPr="00000000">
        <w:rPr>
          <w:rFonts w:ascii="Courier New" w:cs="Courier New" w:eastAsia="Courier New" w:hAnsi="Courier New"/>
          <w:rtl w:val="0"/>
        </w:rPr>
        <w:t xml:space="preserve">${greeting}</w:t>
      </w:r>
      <w:r w:rsidDel="00000000" w:rsidR="00000000" w:rsidRPr="00000000">
        <w:rPr>
          <w:rtl w:val="0"/>
        </w:rPr>
        <w:t xml:space="preserve"> variable, be defaulted to "Hello". We can use Runtime Configuration to override this value.</w:t>
      </w:r>
    </w:p>
    <w:p w:rsidR="00000000" w:rsidDel="00000000" w:rsidP="00000000" w:rsidRDefault="00000000" w:rsidRPr="00000000" w14:paraId="00000174">
      <w:pPr>
        <w:pStyle w:val="Heading2"/>
        <w:rPr/>
      </w:pPr>
      <w:bookmarkStart w:colFirst="0" w:colLast="0" w:name="_nsdwvq7pm07y" w:id="23"/>
      <w:bookmarkEnd w:id="23"/>
      <w:r w:rsidDel="00000000" w:rsidR="00000000" w:rsidRPr="00000000">
        <w:rPr>
          <w:rtl w:val="0"/>
        </w:rPr>
        <w:t xml:space="preserve">Task 1 - Add Spring Cloud GCP Config Starter</w:t>
      </w:r>
    </w:p>
    <w:p w:rsidR="00000000" w:rsidDel="00000000" w:rsidP="00000000" w:rsidRDefault="00000000" w:rsidRPr="00000000" w14:paraId="00000175">
      <w:pPr>
        <w:jc w:val="left"/>
        <w:rPr/>
      </w:pPr>
      <w:r w:rsidDel="00000000" w:rsidR="00000000" w:rsidRPr="00000000">
        <w:rPr>
          <w:rtl w:val="0"/>
        </w:rPr>
        <w:t xml:space="preserve">1. Update  the Frontend's </w:t>
      </w:r>
      <w:r w:rsidDel="00000000" w:rsidR="00000000" w:rsidRPr="00000000">
        <w:rPr>
          <w:rFonts w:ascii="Courier New" w:cs="Courier New" w:eastAsia="Courier New" w:hAnsi="Courier New"/>
          <w:rtl w:val="0"/>
        </w:rPr>
        <w:t xml:space="preserve">pom.xml</w:t>
      </w:r>
      <w:r w:rsidDel="00000000" w:rsidR="00000000" w:rsidRPr="00000000">
        <w:rPr>
          <w:rtl w:val="0"/>
        </w:rPr>
        <w:t xml:space="preserve"> to import the Spring Cloud GCP BOM.  This involves adding the milestone repository (</w:t>
      </w:r>
      <w:r w:rsidDel="00000000" w:rsidR="00000000" w:rsidRPr="00000000">
        <w:rPr>
          <w:rtl w:val="0"/>
        </w:rPr>
        <w:t xml:space="preserve">since the version we use is in this Maven repository</w:t>
      </w:r>
      <w:r w:rsidDel="00000000" w:rsidR="00000000" w:rsidRPr="00000000">
        <w:rPr>
          <w:rtl w:val="0"/>
        </w:rPr>
        <w:t xml:space="preserve">). Then include the starter in dependency.</w:t>
      </w:r>
    </w:p>
    <w:p w:rsidR="00000000" w:rsidDel="00000000" w:rsidP="00000000" w:rsidRDefault="00000000" w:rsidRPr="00000000" w14:paraId="00000176">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7">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guestbook-frontend/pom.xml</w:t>
      </w:r>
    </w:p>
    <w:tbl>
      <w:tblPr>
        <w:tblStyle w:val="Table3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&lt;?xml version="1.0" encoding="UTF-8"?&gt;</w:t>
            </w:r>
          </w:p>
          <w:p w:rsidR="00000000" w:rsidDel="00000000" w:rsidP="00000000" w:rsidRDefault="00000000" w:rsidRPr="00000000" w14:paraId="00000179">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&lt;project xmlns="http://maven.apache.org/POM/4.0.0" ...&gt;</w:t>
            </w:r>
          </w:p>
          <w:p w:rsidR="00000000" w:rsidDel="00000000" w:rsidP="00000000" w:rsidRDefault="00000000" w:rsidRPr="00000000" w14:paraId="0000017A">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 xml:space="preserve">...</w:t>
            </w:r>
            <w:r w:rsidDel="00000000" w:rsidR="00000000" w:rsidRPr="00000000">
              <w:rPr>
                <w:rtl w:val="0"/>
              </w:rPr>
            </w:r>
          </w:p>
          <w:p w:rsidR="00000000" w:rsidDel="00000000" w:rsidP="00000000" w:rsidRDefault="00000000" w:rsidRPr="00000000" w14:paraId="0000017B">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7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17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17E">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17F">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&lt;groupId&gt;org.springframework.cloud&lt;/groupId&gt;</w:t>
            </w:r>
          </w:p>
          <w:p w:rsidR="00000000" w:rsidDel="00000000" w:rsidP="00000000" w:rsidRDefault="00000000" w:rsidRPr="00000000" w14:paraId="00000180">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&lt;artifactId&gt;spring-cloud-gcp-starter-config&lt;/artifactId&gt;</w:t>
            </w:r>
          </w:p>
          <w:p w:rsidR="00000000" w:rsidDel="00000000" w:rsidP="00000000" w:rsidRDefault="00000000" w:rsidRPr="00000000" w14:paraId="00000181">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182">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183">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&lt;groupId&gt;com.google.guava&lt;/groupId&gt;</w:t>
            </w:r>
          </w:p>
          <w:p w:rsidR="00000000" w:rsidDel="00000000" w:rsidP="00000000" w:rsidRDefault="00000000" w:rsidRPr="00000000" w14:paraId="00000184">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&lt;artifactId&gt;guava&lt;/artifactId&gt;</w:t>
            </w:r>
          </w:p>
          <w:p w:rsidR="00000000" w:rsidDel="00000000" w:rsidP="00000000" w:rsidRDefault="00000000" w:rsidRPr="00000000" w14:paraId="00000185">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&lt;version&gt;20.0&lt;/version&gt;</w:t>
            </w:r>
          </w:p>
          <w:p w:rsidR="00000000" w:rsidDel="00000000" w:rsidP="00000000" w:rsidRDefault="00000000" w:rsidRPr="00000000" w14:paraId="00000186">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r w:rsidDel="00000000" w:rsidR="00000000" w:rsidRPr="00000000">
              <w:rPr>
                <w:rtl w:val="0"/>
              </w:rPr>
            </w:r>
          </w:p>
          <w:p w:rsidR="00000000" w:rsidDel="00000000" w:rsidP="00000000" w:rsidRDefault="00000000" w:rsidRPr="00000000" w14:paraId="00000187">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188">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&lt;groupId&gt;org.springframework.boot&lt;/groupId&gt;</w:t>
            </w:r>
          </w:p>
          <w:p w:rsidR="00000000" w:rsidDel="00000000" w:rsidP="00000000" w:rsidRDefault="00000000" w:rsidRPr="00000000" w14:paraId="00000189">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&lt;artifactId&gt;spring-boot-starter-actuator&lt;/artifactId&gt;</w:t>
            </w:r>
          </w:p>
          <w:p w:rsidR="00000000" w:rsidDel="00000000" w:rsidP="00000000" w:rsidRDefault="00000000" w:rsidRPr="00000000" w14:paraId="0000018A">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r w:rsidDel="00000000" w:rsidR="00000000" w:rsidRPr="00000000">
              <w:rPr>
                <w:rtl w:val="0"/>
              </w:rPr>
            </w:r>
          </w:p>
          <w:p w:rsidR="00000000" w:rsidDel="00000000" w:rsidP="00000000" w:rsidRDefault="00000000" w:rsidRPr="00000000" w14:paraId="0000018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18C">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D">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&lt;dependencyManagement&gt;</w:t>
            </w:r>
          </w:p>
          <w:p w:rsidR="00000000" w:rsidDel="00000000" w:rsidP="00000000" w:rsidRDefault="00000000" w:rsidRPr="00000000" w14:paraId="0000018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&lt;dependencies&gt;</w:t>
            </w:r>
          </w:p>
          <w:p w:rsidR="00000000" w:rsidDel="00000000" w:rsidP="00000000" w:rsidRDefault="00000000" w:rsidRPr="00000000" w14:paraId="0000018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19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&lt;!-- add after existing dependency management --&gt;</w:t>
            </w:r>
          </w:p>
          <w:p w:rsidR="00000000" w:rsidDel="00000000" w:rsidP="00000000" w:rsidRDefault="00000000" w:rsidRPr="00000000" w14:paraId="0000019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&lt;dependency&gt;</w:t>
            </w:r>
          </w:p>
          <w:p w:rsidR="00000000" w:rsidDel="00000000" w:rsidP="00000000" w:rsidRDefault="00000000" w:rsidRPr="00000000" w14:paraId="0000019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&lt;groupId&gt;org.springframework.cloud&lt;/groupId&gt;</w:t>
            </w:r>
          </w:p>
          <w:p w:rsidR="00000000" w:rsidDel="00000000" w:rsidP="00000000" w:rsidRDefault="00000000" w:rsidRPr="00000000" w14:paraId="0000019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&lt;artifactId&gt;spring-cloud-gcp-dependencies&lt;/artifactId&gt;</w:t>
            </w:r>
          </w:p>
          <w:p w:rsidR="00000000" w:rsidDel="00000000" w:rsidP="00000000" w:rsidRDefault="00000000" w:rsidRPr="00000000" w14:paraId="0000019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&lt;version&gt;</w:t>
            </w:r>
            <w:r w:rsidDel="00000000" w:rsidR="00000000" w:rsidRPr="00000000">
              <w:rPr>
                <w:rFonts w:ascii="Courier New" w:cs="Courier New" w:eastAsia="Courier New" w:hAnsi="Courier New"/>
                <w:b w:val="1"/>
                <w:rtl w:val="0"/>
              </w:rPr>
              <w:t xml:space="preserve">1.1.0.</w:t>
            </w:r>
            <w:r w:rsidDel="00000000" w:rsidR="00000000" w:rsidRPr="00000000">
              <w:rPr>
                <w:rFonts w:ascii="Courier New" w:cs="Courier New" w:eastAsia="Courier New" w:hAnsi="Courier New"/>
                <w:b w:val="1"/>
                <w:rtl w:val="0"/>
              </w:rPr>
              <w:t xml:space="preserve">M1&lt;/version&gt;</w:t>
            </w:r>
          </w:p>
          <w:p w:rsidR="00000000" w:rsidDel="00000000" w:rsidP="00000000" w:rsidRDefault="00000000" w:rsidRPr="00000000" w14:paraId="0000019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&lt;type&gt;pom&lt;/type&gt;</w:t>
            </w:r>
          </w:p>
          <w:p w:rsidR="00000000" w:rsidDel="00000000" w:rsidP="00000000" w:rsidRDefault="00000000" w:rsidRPr="00000000" w14:paraId="00000196">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&lt;scope&gt;import&lt;/scope&gt;</w:t>
            </w:r>
          </w:p>
          <w:p w:rsidR="00000000" w:rsidDel="00000000" w:rsidP="00000000" w:rsidRDefault="00000000" w:rsidRPr="00000000" w14:paraId="0000019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&lt;/dependency&gt;</w:t>
            </w:r>
          </w:p>
          <w:p w:rsidR="00000000" w:rsidDel="00000000" w:rsidP="00000000" w:rsidRDefault="00000000" w:rsidRPr="00000000" w14:paraId="0000019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&lt;/dependencies&gt;</w:t>
            </w:r>
          </w:p>
          <w:p w:rsidR="00000000" w:rsidDel="00000000" w:rsidP="00000000" w:rsidRDefault="00000000" w:rsidRPr="00000000" w14:paraId="0000019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&lt;/dependencyManagement&gt;</w:t>
            </w:r>
          </w:p>
          <w:p w:rsidR="00000000" w:rsidDel="00000000" w:rsidP="00000000" w:rsidRDefault="00000000" w:rsidRPr="00000000" w14:paraId="0000019A">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9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&lt;repositories&gt;</w:t>
            </w:r>
          </w:p>
          <w:p w:rsidR="00000000" w:rsidDel="00000000" w:rsidP="00000000" w:rsidRDefault="00000000" w:rsidRPr="00000000" w14:paraId="0000019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&lt;repository&gt;</w:t>
            </w:r>
          </w:p>
          <w:p w:rsidR="00000000" w:rsidDel="00000000" w:rsidP="00000000" w:rsidRDefault="00000000" w:rsidRPr="00000000" w14:paraId="0000019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&lt;id&gt;spring-milestones&lt;/id&gt;</w:t>
            </w:r>
          </w:p>
          <w:p w:rsidR="00000000" w:rsidDel="00000000" w:rsidP="00000000" w:rsidRDefault="00000000" w:rsidRPr="00000000" w14:paraId="0000019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&lt;name&gt;Spring Milestones&lt;/name&gt;</w:t>
            </w:r>
          </w:p>
          <w:p w:rsidR="00000000" w:rsidDel="00000000" w:rsidP="00000000" w:rsidRDefault="00000000" w:rsidRPr="00000000" w14:paraId="000001A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&lt;url&gt;https://repo.spring.io/milestone&lt;/url&gt;</w:t>
            </w:r>
          </w:p>
          <w:p w:rsidR="00000000" w:rsidDel="00000000" w:rsidP="00000000" w:rsidRDefault="00000000" w:rsidRPr="00000000" w14:paraId="000001A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&lt;snapshots&gt;</w:t>
            </w:r>
          </w:p>
          <w:p w:rsidR="00000000" w:rsidDel="00000000" w:rsidP="00000000" w:rsidRDefault="00000000" w:rsidRPr="00000000" w14:paraId="000001A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&lt;enabled&gt;false&lt;/enabled&gt;</w:t>
            </w:r>
          </w:p>
          <w:p w:rsidR="00000000" w:rsidDel="00000000" w:rsidP="00000000" w:rsidRDefault="00000000" w:rsidRPr="00000000" w14:paraId="000001A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&lt;/snapshots&gt;</w:t>
            </w:r>
          </w:p>
          <w:p w:rsidR="00000000" w:rsidDel="00000000" w:rsidP="00000000" w:rsidRDefault="00000000" w:rsidRPr="00000000" w14:paraId="000001A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&lt;/repository&gt;</w:t>
            </w:r>
          </w:p>
          <w:p w:rsidR="00000000" w:rsidDel="00000000" w:rsidP="00000000" w:rsidRDefault="00000000" w:rsidRPr="00000000" w14:paraId="000001A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&lt;/repositories&gt;</w:t>
            </w:r>
          </w:p>
          <w:p w:rsidR="00000000" w:rsidDel="00000000" w:rsidP="00000000" w:rsidRDefault="00000000" w:rsidRPr="00000000" w14:paraId="000001A6">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&lt;/project&gt;</w:t>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2"/>
        <w:rPr/>
      </w:pPr>
      <w:bookmarkStart w:colFirst="0" w:colLast="0" w:name="_q24hhv8yzy8j" w:id="24"/>
      <w:bookmarkEnd w:id="24"/>
      <w:r w:rsidDel="00000000" w:rsidR="00000000" w:rsidRPr="00000000">
        <w:rPr>
          <w:rtl w:val="0"/>
        </w:rPr>
        <w:t xml:space="preserve">Task 2 - Disable Runtime Config in the default profile</w:t>
      </w:r>
    </w:p>
    <w:p w:rsidR="00000000" w:rsidDel="00000000" w:rsidP="00000000" w:rsidRDefault="00000000" w:rsidRPr="00000000" w14:paraId="000001A9">
      <w:pPr>
        <w:jc w:val="left"/>
        <w:rPr/>
      </w:pPr>
      <w:r w:rsidDel="00000000" w:rsidR="00000000" w:rsidRPr="00000000">
        <w:rPr>
          <w:rtl w:val="0"/>
        </w:rPr>
        <w:t xml:space="preserve">For local testing, you might not want to connect to a remote Runtime Config server and choose to use local configurations.</w:t>
      </w:r>
    </w:p>
    <w:p w:rsidR="00000000" w:rsidDel="00000000" w:rsidP="00000000" w:rsidRDefault="00000000" w:rsidRPr="00000000" w14:paraId="000001AA">
      <w:pPr>
        <w:jc w:val="left"/>
        <w:rPr/>
      </w:pPr>
      <w:r w:rsidDel="00000000" w:rsidR="00000000" w:rsidRPr="00000000">
        <w:rPr>
          <w:rtl w:val="0"/>
        </w:rPr>
      </w:r>
    </w:p>
    <w:p w:rsidR="00000000" w:rsidDel="00000000" w:rsidP="00000000" w:rsidRDefault="00000000" w:rsidRPr="00000000" w14:paraId="000001AB">
      <w:pPr>
        <w:jc w:val="left"/>
        <w:rPr/>
      </w:pPr>
      <w:r w:rsidDel="00000000" w:rsidR="00000000" w:rsidRPr="00000000">
        <w:rPr>
          <w:rtl w:val="0"/>
        </w:rPr>
        <w:t xml:space="preserve">1. Create a new </w:t>
      </w:r>
      <w:r w:rsidDel="00000000" w:rsidR="00000000" w:rsidRPr="00000000">
        <w:rPr>
          <w:rFonts w:ascii="Courier New" w:cs="Courier New" w:eastAsia="Courier New" w:hAnsi="Courier New"/>
          <w:rtl w:val="0"/>
        </w:rPr>
        <w:t xml:space="preserve">bootstrap.properties</w:t>
      </w:r>
      <w:r w:rsidDel="00000000" w:rsidR="00000000" w:rsidRPr="00000000">
        <w:rPr>
          <w:rtl w:val="0"/>
        </w:rPr>
        <w:t xml:space="preserve"> that disables the Spring Cloud GCP starter.</w:t>
      </w:r>
    </w:p>
    <w:p w:rsidR="00000000" w:rsidDel="00000000" w:rsidP="00000000" w:rsidRDefault="00000000" w:rsidRPr="00000000" w14:paraId="000001AC">
      <w:pPr>
        <w:jc w:val="left"/>
        <w:rPr/>
      </w:pPr>
      <w:r w:rsidDel="00000000" w:rsidR="00000000" w:rsidRPr="00000000">
        <w:rPr>
          <w:rtl w:val="0"/>
        </w:rPr>
      </w:r>
    </w:p>
    <w:p w:rsidR="00000000" w:rsidDel="00000000" w:rsidP="00000000" w:rsidRDefault="00000000" w:rsidRPr="00000000" w14:paraId="000001AD">
      <w:pPr>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guestbook-frontend/src/main/resources/bootstrap.properties</w:t>
      </w:r>
      <w:r w:rsidDel="00000000" w:rsidR="00000000" w:rsidRPr="00000000">
        <w:rPr>
          <w:rtl w:val="0"/>
        </w:rPr>
      </w:r>
    </w:p>
    <w:tbl>
      <w:tblPr>
        <w:tblStyle w:val="Table3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spring.cloud.gcp.config.enabled=false</w:t>
            </w:r>
          </w:p>
        </w:tc>
      </w:tr>
    </w:tbl>
    <w:p w:rsidR="00000000" w:rsidDel="00000000" w:rsidP="00000000" w:rsidRDefault="00000000" w:rsidRPr="00000000" w14:paraId="000001AF">
      <w:pPr>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B0">
      <w:pPr>
        <w:pStyle w:val="Heading2"/>
        <w:jc w:val="left"/>
        <w:rPr/>
      </w:pPr>
      <w:bookmarkStart w:colFirst="0" w:colLast="0" w:name="_xrqbjfad5cp" w:id="25"/>
      <w:bookmarkEnd w:id="25"/>
      <w:r w:rsidDel="00000000" w:rsidR="00000000" w:rsidRPr="00000000">
        <w:rPr>
          <w:rtl w:val="0"/>
        </w:rPr>
        <w:t xml:space="preserve">Task 3 - Configure a Cloud Profile</w:t>
      </w:r>
    </w:p>
    <w:p w:rsidR="00000000" w:rsidDel="00000000" w:rsidP="00000000" w:rsidRDefault="00000000" w:rsidRPr="00000000" w14:paraId="000001B1">
      <w:pPr>
        <w:jc w:val="left"/>
        <w:rPr/>
      </w:pPr>
      <w:r w:rsidDel="00000000" w:rsidR="00000000" w:rsidRPr="00000000">
        <w:rPr>
          <w:rtl w:val="0"/>
        </w:rPr>
        <w:t xml:space="preserve">When deploying this into the cloud, you'll want to use the production configurations. To do this, we'll use Spring's configuration profile and create a new </w:t>
      </w:r>
      <w:r w:rsidDel="00000000" w:rsidR="00000000" w:rsidRPr="00000000">
        <w:rPr>
          <w:rFonts w:ascii="Courier New" w:cs="Courier New" w:eastAsia="Courier New" w:hAnsi="Courier New"/>
          <w:rtl w:val="0"/>
        </w:rPr>
        <w:t xml:space="preserve">cloud</w:t>
      </w:r>
      <w:r w:rsidDel="00000000" w:rsidR="00000000" w:rsidRPr="00000000">
        <w:rPr>
          <w:rtl w:val="0"/>
        </w:rPr>
        <w:t xml:space="preserve"> profile.</w:t>
      </w:r>
    </w:p>
    <w:p w:rsidR="00000000" w:rsidDel="00000000" w:rsidP="00000000" w:rsidRDefault="00000000" w:rsidRPr="00000000" w14:paraId="000001B2">
      <w:pPr>
        <w:jc w:val="left"/>
        <w:rPr/>
      </w:pPr>
      <w:r w:rsidDel="00000000" w:rsidR="00000000" w:rsidRPr="00000000">
        <w:rPr>
          <w:rtl w:val="0"/>
        </w:rPr>
      </w:r>
    </w:p>
    <w:p w:rsidR="00000000" w:rsidDel="00000000" w:rsidP="00000000" w:rsidRDefault="00000000" w:rsidRPr="00000000" w14:paraId="000001B3">
      <w:pPr>
        <w:jc w:val="left"/>
        <w:rPr/>
      </w:pPr>
      <w:r w:rsidDel="00000000" w:rsidR="00000000" w:rsidRPr="00000000">
        <w:rPr>
          <w:rtl w:val="0"/>
        </w:rPr>
        <w:t xml:space="preserve">1. Create a new </w:t>
      </w:r>
      <w:r w:rsidDel="00000000" w:rsidR="00000000" w:rsidRPr="00000000">
        <w:rPr>
          <w:rFonts w:ascii="Courier New" w:cs="Courier New" w:eastAsia="Courier New" w:hAnsi="Courier New"/>
          <w:rtl w:val="0"/>
        </w:rPr>
        <w:t xml:space="preserve">bootstrap-cloud.properties</w:t>
      </w:r>
      <w:r w:rsidDel="00000000" w:rsidR="00000000" w:rsidRPr="00000000">
        <w:rPr>
          <w:rtl w:val="0"/>
        </w:rPr>
        <w:t xml:space="preserve"> with the Spring Cloud Config bootstrapping configuration.</w:t>
      </w:r>
    </w:p>
    <w:p w:rsidR="00000000" w:rsidDel="00000000" w:rsidP="00000000" w:rsidRDefault="00000000" w:rsidRPr="00000000" w14:paraId="000001B4">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5">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guestbook-frontend/src/main/resources/bootstrap-cloud.properties</w:t>
      </w:r>
    </w:p>
    <w:tbl>
      <w:tblPr>
        <w:tblStyle w:val="Table3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spring.cloud.gcp.config.enabled=true</w:t>
            </w:r>
          </w:p>
          <w:p w:rsidR="00000000" w:rsidDel="00000000" w:rsidP="00000000" w:rsidRDefault="00000000" w:rsidRPr="00000000" w14:paraId="000001B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spring.cloud.gcp.config.name=frontend</w:t>
            </w:r>
          </w:p>
          <w:p w:rsidR="00000000" w:rsidDel="00000000" w:rsidP="00000000" w:rsidRDefault="00000000" w:rsidRPr="00000000" w14:paraId="000001B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spring.cloud.gcp.config.profile=cloud</w:t>
            </w:r>
          </w:p>
        </w:tc>
      </w:tr>
    </w:tbl>
    <w:p w:rsidR="00000000" w:rsidDel="00000000" w:rsidP="00000000" w:rsidRDefault="00000000" w:rsidRPr="00000000" w14:paraId="000001B9">
      <w:pPr>
        <w:jc w:val="left"/>
        <w:rPr/>
      </w:pPr>
      <w:r w:rsidDel="00000000" w:rsidR="00000000" w:rsidRPr="00000000">
        <w:rPr>
          <w:rtl w:val="0"/>
        </w:rPr>
      </w:r>
    </w:p>
    <w:p w:rsidR="00000000" w:rsidDel="00000000" w:rsidP="00000000" w:rsidRDefault="00000000" w:rsidRPr="00000000" w14:paraId="000001BA">
      <w:pPr>
        <w:jc w:val="left"/>
        <w:rPr/>
      </w:pPr>
      <w:r w:rsidDel="00000000" w:rsidR="00000000" w:rsidRPr="00000000">
        <w:rPr>
          <w:rtl w:val="0"/>
        </w:rPr>
        <w:t xml:space="preserve">2. Allow access to call the Spring Actuator endpoint so you can dynamically refresh the configuration.</w:t>
      </w:r>
    </w:p>
    <w:p w:rsidR="00000000" w:rsidDel="00000000" w:rsidP="00000000" w:rsidRDefault="00000000" w:rsidRPr="00000000" w14:paraId="000001BB">
      <w:pPr>
        <w:jc w:val="left"/>
        <w:rPr/>
      </w:pPr>
      <w:r w:rsidDel="00000000" w:rsidR="00000000" w:rsidRPr="00000000">
        <w:rPr>
          <w:rtl w:val="0"/>
        </w:rPr>
      </w:r>
    </w:p>
    <w:p w:rsidR="00000000" w:rsidDel="00000000" w:rsidP="00000000" w:rsidRDefault="00000000" w:rsidRPr="00000000" w14:paraId="000001BC">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guestbook-frontend/src/main/resources/application.properties</w:t>
      </w:r>
    </w:p>
    <w:tbl>
      <w:tblPr>
        <w:tblStyle w:val="Table3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management.endpoints.web.exposure.include=*</w:t>
            </w:r>
          </w:p>
        </w:tc>
      </w:tr>
    </w:tbl>
    <w:p w:rsidR="00000000" w:rsidDel="00000000" w:rsidP="00000000" w:rsidRDefault="00000000" w:rsidRPr="00000000" w14:paraId="000001BE">
      <w:pPr>
        <w:jc w:val="left"/>
        <w:rPr/>
      </w:pPr>
      <w:r w:rsidDel="00000000" w:rsidR="00000000" w:rsidRPr="00000000">
        <w:rPr>
          <w:rtl w:val="0"/>
        </w:rPr>
      </w:r>
    </w:p>
    <w:p w:rsidR="00000000" w:rsidDel="00000000" w:rsidP="00000000" w:rsidRDefault="00000000" w:rsidRPr="00000000" w14:paraId="000001BF">
      <w:pPr>
        <w:jc w:val="left"/>
        <w:rPr/>
      </w:pPr>
      <w:r w:rsidDel="00000000" w:rsidR="00000000" w:rsidRPr="00000000">
        <w:rPr>
          <w:rtl w:val="0"/>
        </w:rPr>
      </w:r>
    </w:p>
    <w:tbl>
      <w:tblPr>
        <w:tblStyle w:val="Table4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C0">
            <w:pPr>
              <w:jc w:val="left"/>
              <w:rPr/>
            </w:pPr>
            <w:r w:rsidDel="00000000" w:rsidR="00000000" w:rsidRPr="00000000">
              <w:rPr>
                <w:b w:val="1"/>
                <w:rtl w:val="0"/>
              </w:rPr>
              <w:t xml:space="preserve">Note: </w:t>
            </w:r>
            <w:r w:rsidDel="00000000" w:rsidR="00000000" w:rsidRPr="00000000">
              <w:rPr>
                <w:rtl w:val="0"/>
              </w:rPr>
              <w:t xml:space="preserve">The combination of </w:t>
            </w:r>
            <w:r w:rsidDel="00000000" w:rsidR="00000000" w:rsidRPr="00000000">
              <w:rPr>
                <w:rFonts w:ascii="Courier New" w:cs="Courier New" w:eastAsia="Courier New" w:hAnsi="Courier New"/>
                <w:rtl w:val="0"/>
              </w:rPr>
              <w:t xml:space="preserve">${spring.cloud.gcp.config.name}_${spring.cloud.gcp.config.profile}</w:t>
            </w:r>
            <w:r w:rsidDel="00000000" w:rsidR="00000000" w:rsidRPr="00000000">
              <w:rPr>
                <w:rtl w:val="0"/>
              </w:rPr>
              <w:t xml:space="preserve"> forms </w:t>
            </w:r>
            <w:r w:rsidDel="00000000" w:rsidR="00000000" w:rsidRPr="00000000">
              <w:rPr>
                <w:rFonts w:ascii="Courier New" w:cs="Courier New" w:eastAsia="Courier New" w:hAnsi="Courier New"/>
                <w:rtl w:val="0"/>
              </w:rPr>
              <w:t xml:space="preserve">frontend_cloud</w:t>
            </w:r>
            <w:r w:rsidDel="00000000" w:rsidR="00000000" w:rsidRPr="00000000">
              <w:rPr>
                <w:rtl w:val="0"/>
              </w:rPr>
              <w:t xml:space="preserve">, which is the name of the Runtime Configuration we will create in the next</w:t>
            </w:r>
            <w:r w:rsidDel="00000000" w:rsidR="00000000" w:rsidRPr="00000000">
              <w:rPr>
                <w:rtl w:val="0"/>
              </w:rPr>
              <w:t xml:space="preserve"> </w:t>
            </w:r>
            <w:r w:rsidDel="00000000" w:rsidR="00000000" w:rsidRPr="00000000">
              <w:rPr>
                <w:rtl w:val="0"/>
              </w:rPr>
              <w:t xml:space="preserve">step.</w:t>
            </w:r>
          </w:p>
        </w:tc>
      </w:tr>
    </w:tbl>
    <w:p w:rsidR="00000000" w:rsidDel="00000000" w:rsidP="00000000" w:rsidRDefault="00000000" w:rsidRPr="00000000" w14:paraId="000001C1">
      <w:pPr>
        <w:jc w:val="left"/>
        <w:rPr/>
      </w:pPr>
      <w:r w:rsidDel="00000000" w:rsidR="00000000" w:rsidRPr="00000000">
        <w:rPr>
          <w:rtl w:val="0"/>
        </w:rPr>
      </w:r>
    </w:p>
    <w:p w:rsidR="00000000" w:rsidDel="00000000" w:rsidP="00000000" w:rsidRDefault="00000000" w:rsidRPr="00000000" w14:paraId="000001C2">
      <w:pPr>
        <w:pStyle w:val="Heading2"/>
        <w:jc w:val="left"/>
        <w:rPr/>
      </w:pPr>
      <w:bookmarkStart w:colFirst="0" w:colLast="0" w:name="_iceiych8xc7r" w:id="26"/>
      <w:bookmarkEnd w:id="26"/>
      <w:r w:rsidDel="00000000" w:rsidR="00000000" w:rsidRPr="00000000">
        <w:rPr>
          <w:rtl w:val="0"/>
        </w:rPr>
        <w:t xml:space="preserve">Task 4 - Add Refresh Scope to Frontend Controller</w:t>
      </w:r>
    </w:p>
    <w:p w:rsidR="00000000" w:rsidDel="00000000" w:rsidP="00000000" w:rsidRDefault="00000000" w:rsidRPr="00000000" w14:paraId="000001C3">
      <w:pPr>
        <w:jc w:val="left"/>
        <w:rPr/>
      </w:pPr>
      <w:r w:rsidDel="00000000" w:rsidR="00000000" w:rsidRPr="00000000">
        <w:rPr>
          <w:rtl w:val="0"/>
        </w:rPr>
        <w:t xml:space="preserve">1. Add </w:t>
      </w:r>
      <w:r w:rsidDel="00000000" w:rsidR="00000000" w:rsidRPr="00000000">
        <w:rPr>
          <w:rFonts w:ascii="Courier New" w:cs="Courier New" w:eastAsia="Courier New" w:hAnsi="Courier New"/>
          <w:rtl w:val="0"/>
        </w:rPr>
        <w:t xml:space="preserve">@RefreshScope</w:t>
      </w:r>
      <w:r w:rsidDel="00000000" w:rsidR="00000000" w:rsidRPr="00000000">
        <w:rPr>
          <w:rtl w:val="0"/>
        </w:rPr>
        <w:t xml:space="preserve"> annotation to the </w:t>
      </w:r>
      <w:r w:rsidDel="00000000" w:rsidR="00000000" w:rsidRPr="00000000">
        <w:rPr>
          <w:rFonts w:ascii="Courier New" w:cs="Courier New" w:eastAsia="Courier New" w:hAnsi="Courier New"/>
          <w:rtl w:val="0"/>
        </w:rPr>
        <w:t xml:space="preserve">FrontendController</w:t>
      </w:r>
      <w:r w:rsidDel="00000000" w:rsidR="00000000" w:rsidRPr="00000000">
        <w:rPr>
          <w:rtl w:val="0"/>
        </w:rPr>
        <w:t xml:space="preserve">.</w:t>
      </w:r>
    </w:p>
    <w:p w:rsidR="00000000" w:rsidDel="00000000" w:rsidP="00000000" w:rsidRDefault="00000000" w:rsidRPr="00000000" w14:paraId="000001C4">
      <w:pPr>
        <w:jc w:val="left"/>
        <w:rPr/>
      </w:pPr>
      <w:r w:rsidDel="00000000" w:rsidR="00000000" w:rsidRPr="00000000">
        <w:rPr>
          <w:rtl w:val="0"/>
        </w:rPr>
      </w:r>
    </w:p>
    <w:p w:rsidR="00000000" w:rsidDel="00000000" w:rsidP="00000000" w:rsidRDefault="00000000" w:rsidRPr="00000000" w14:paraId="000001C5">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guestbook-frontend/src/main/java/com/example/frontend/FrontendController.java</w:t>
      </w:r>
    </w:p>
    <w:tbl>
      <w:tblPr>
        <w:tblStyle w:val="Table4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package com.example.frontend;</w:t>
            </w:r>
          </w:p>
          <w:p w:rsidR="00000000" w:rsidDel="00000000" w:rsidP="00000000" w:rsidRDefault="00000000" w:rsidRPr="00000000" w14:paraId="000001C7">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C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org.springframework.cloud.context.config.annotation.RefreshScope;</w:t>
            </w:r>
          </w:p>
          <w:p w:rsidR="00000000" w:rsidDel="00000000" w:rsidP="00000000" w:rsidRDefault="00000000" w:rsidRPr="00000000" w14:paraId="000001CA">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C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@RefreshScope</w:t>
            </w:r>
          </w:p>
          <w:p w:rsidR="00000000" w:rsidDel="00000000" w:rsidP="00000000" w:rsidRDefault="00000000" w:rsidRPr="00000000" w14:paraId="000001C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@Controller</w:t>
            </w:r>
          </w:p>
          <w:p w:rsidR="00000000" w:rsidDel="00000000" w:rsidP="00000000" w:rsidRDefault="00000000" w:rsidRPr="00000000" w14:paraId="000001C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@SessionAttribute("name")</w:t>
            </w:r>
          </w:p>
          <w:p w:rsidR="00000000" w:rsidDel="00000000" w:rsidP="00000000" w:rsidRDefault="00000000" w:rsidRPr="00000000" w14:paraId="000001C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FrontendController {</w:t>
            </w:r>
          </w:p>
          <w:p w:rsidR="00000000" w:rsidDel="00000000" w:rsidP="00000000" w:rsidRDefault="00000000" w:rsidRPr="00000000" w14:paraId="000001C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D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D1">
      <w:pPr>
        <w:jc w:val="left"/>
        <w:rPr/>
      </w:pPr>
      <w:r w:rsidDel="00000000" w:rsidR="00000000" w:rsidRPr="00000000">
        <w:rPr>
          <w:rtl w:val="0"/>
        </w:rPr>
      </w:r>
    </w:p>
    <w:p w:rsidR="00000000" w:rsidDel="00000000" w:rsidP="00000000" w:rsidRDefault="00000000" w:rsidRPr="00000000" w14:paraId="000001D2">
      <w:pPr>
        <w:pStyle w:val="Heading2"/>
        <w:jc w:val="left"/>
        <w:rPr/>
      </w:pPr>
      <w:bookmarkStart w:colFirst="0" w:colLast="0" w:name="_1ylq2cv9lqvq" w:id="27"/>
      <w:bookmarkEnd w:id="27"/>
      <w:r w:rsidDel="00000000" w:rsidR="00000000" w:rsidRPr="00000000">
        <w:rPr>
          <w:rtl w:val="0"/>
        </w:rPr>
        <w:t xml:space="preserve">Task 5 - Create a new Runtime Configuration</w:t>
      </w:r>
    </w:p>
    <w:p w:rsidR="00000000" w:rsidDel="00000000" w:rsidP="00000000" w:rsidRDefault="00000000" w:rsidRPr="00000000" w14:paraId="000001D3">
      <w:pPr>
        <w:jc w:val="left"/>
        <w:rPr/>
      </w:pPr>
      <w:r w:rsidDel="00000000" w:rsidR="00000000" w:rsidRPr="00000000">
        <w:rPr>
          <w:rtl w:val="0"/>
        </w:rPr>
        <w:t xml:space="preserve">1. Enable the Runtime Configuration API.</w:t>
      </w:r>
    </w:p>
    <w:p w:rsidR="00000000" w:rsidDel="00000000" w:rsidP="00000000" w:rsidRDefault="00000000" w:rsidRPr="00000000" w14:paraId="000001D4">
      <w:pPr>
        <w:jc w:val="left"/>
        <w:rPr/>
      </w:pPr>
      <w:r w:rsidDel="00000000" w:rsidR="00000000" w:rsidRPr="00000000">
        <w:rPr>
          <w:rtl w:val="0"/>
        </w:rPr>
      </w:r>
    </w:p>
    <w:tbl>
      <w:tblPr>
        <w:tblStyle w:val="Table4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services enable runtimeconfig.googleapis.com</w:t>
            </w:r>
          </w:p>
          <w:p w:rsidR="00000000" w:rsidDel="00000000" w:rsidP="00000000" w:rsidRDefault="00000000" w:rsidRPr="00000000" w14:paraId="000001D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Waiting for async operation operations/... to complete...</w:t>
            </w:r>
          </w:p>
          <w:p w:rsidR="00000000" w:rsidDel="00000000" w:rsidP="00000000" w:rsidRDefault="00000000" w:rsidRPr="00000000" w14:paraId="000001D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Operation finished successfully. The following command can describe the Operation details:</w:t>
            </w:r>
          </w:p>
          <w:p w:rsidR="00000000" w:rsidDel="00000000" w:rsidP="00000000" w:rsidRDefault="00000000" w:rsidRPr="00000000" w14:paraId="000001D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gcloud services operations describe operations/...</w:t>
            </w:r>
          </w:p>
        </w:tc>
      </w:tr>
    </w:tbl>
    <w:p w:rsidR="00000000" w:rsidDel="00000000" w:rsidP="00000000" w:rsidRDefault="00000000" w:rsidRPr="00000000" w14:paraId="000001D9">
      <w:pPr>
        <w:jc w:val="left"/>
        <w:rPr/>
      </w:pPr>
      <w:r w:rsidDel="00000000" w:rsidR="00000000" w:rsidRPr="00000000">
        <w:rPr>
          <w:rtl w:val="0"/>
        </w:rPr>
      </w:r>
    </w:p>
    <w:p w:rsidR="00000000" w:rsidDel="00000000" w:rsidP="00000000" w:rsidRDefault="00000000" w:rsidRPr="00000000" w14:paraId="000001DA">
      <w:pPr>
        <w:jc w:val="left"/>
        <w:rPr/>
      </w:pPr>
      <w:r w:rsidDel="00000000" w:rsidR="00000000" w:rsidRPr="00000000">
        <w:rPr>
          <w:rtl w:val="0"/>
        </w:rPr>
        <w:t xml:space="preserve">2. Create a new Runtime Configuration for the Frontend's </w:t>
      </w:r>
      <w:r w:rsidDel="00000000" w:rsidR="00000000" w:rsidRPr="00000000">
        <w:rPr>
          <w:rFonts w:ascii="Courier New" w:cs="Courier New" w:eastAsia="Courier New" w:hAnsi="Courier New"/>
          <w:rtl w:val="0"/>
        </w:rPr>
        <w:t xml:space="preserve">cloud</w:t>
      </w:r>
      <w:r w:rsidDel="00000000" w:rsidR="00000000" w:rsidRPr="00000000">
        <w:rPr>
          <w:rtl w:val="0"/>
        </w:rPr>
        <w:t xml:space="preserve"> profile.</w:t>
      </w:r>
    </w:p>
    <w:p w:rsidR="00000000" w:rsidDel="00000000" w:rsidP="00000000" w:rsidRDefault="00000000" w:rsidRPr="00000000" w14:paraId="000001DB">
      <w:pPr>
        <w:jc w:val="left"/>
        <w:rPr/>
      </w:pPr>
      <w:r w:rsidDel="00000000" w:rsidR="00000000" w:rsidRPr="00000000">
        <w:rPr>
          <w:rtl w:val="0"/>
        </w:rPr>
      </w:r>
    </w:p>
    <w:tbl>
      <w:tblPr>
        <w:tblStyle w:val="Table4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beta runtime-config configs create frontend_cloud</w:t>
            </w:r>
          </w:p>
          <w:p w:rsidR="00000000" w:rsidDel="00000000" w:rsidP="00000000" w:rsidRDefault="00000000" w:rsidRPr="00000000" w14:paraId="000001D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Created [https://runtimeconfig.googleapis.com/v1beta1/projects/...].</w:t>
            </w:r>
          </w:p>
        </w:tc>
      </w:tr>
    </w:tbl>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3. Set the configuration value.</w:t>
      </w:r>
    </w:p>
    <w:p w:rsidR="00000000" w:rsidDel="00000000" w:rsidP="00000000" w:rsidRDefault="00000000" w:rsidRPr="00000000" w14:paraId="000001E0">
      <w:pPr>
        <w:rPr/>
      </w:pPr>
      <w:r w:rsidDel="00000000" w:rsidR="00000000" w:rsidRPr="00000000">
        <w:rPr>
          <w:rtl w:val="0"/>
        </w:rPr>
      </w:r>
    </w:p>
    <w:tbl>
      <w:tblPr>
        <w:tblStyle w:val="Table4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beta runtime-config configs variables set </w:t>
            </w:r>
            <w:r w:rsidDel="00000000" w:rsidR="00000000" w:rsidRPr="00000000">
              <w:rPr>
                <w:rFonts w:ascii="Courier New" w:cs="Courier New" w:eastAsia="Courier New" w:hAnsi="Courier New"/>
                <w:b w:val="1"/>
                <w:rtl w:val="0"/>
              </w:rPr>
              <w:t xml:space="preserve">greeting</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E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"Hi from Runtime Config" \</w:t>
            </w:r>
          </w:p>
          <w:p w:rsidR="00000000" w:rsidDel="00000000" w:rsidP="00000000" w:rsidRDefault="00000000" w:rsidRPr="00000000" w14:paraId="000001E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--config-name frontend_cloud</w:t>
            </w:r>
          </w:p>
        </w:tc>
      </w:tr>
    </w:tbl>
    <w:p w:rsidR="00000000" w:rsidDel="00000000" w:rsidP="00000000" w:rsidRDefault="00000000" w:rsidRPr="00000000" w14:paraId="000001E4">
      <w:pPr>
        <w:jc w:val="left"/>
        <w:rPr/>
      </w:pPr>
      <w:r w:rsidDel="00000000" w:rsidR="00000000" w:rsidRPr="00000000">
        <w:rPr>
          <w:rtl w:val="0"/>
        </w:rPr>
      </w:r>
    </w:p>
    <w:p w:rsidR="00000000" w:rsidDel="00000000" w:rsidP="00000000" w:rsidRDefault="00000000" w:rsidRPr="00000000" w14:paraId="000001E5">
      <w:pPr>
        <w:jc w:val="left"/>
        <w:rPr/>
      </w:pPr>
      <w:r w:rsidDel="00000000" w:rsidR="00000000" w:rsidRPr="00000000">
        <w:rPr>
          <w:rtl w:val="0"/>
        </w:rPr>
        <w:t xml:space="preserve">4. To see all the variables in the runtime configuration.</w:t>
      </w:r>
    </w:p>
    <w:p w:rsidR="00000000" w:rsidDel="00000000" w:rsidP="00000000" w:rsidRDefault="00000000" w:rsidRPr="00000000" w14:paraId="000001E6">
      <w:pPr>
        <w:jc w:val="left"/>
        <w:rPr/>
      </w:pPr>
      <w:r w:rsidDel="00000000" w:rsidR="00000000" w:rsidRPr="00000000">
        <w:rPr>
          <w:rtl w:val="0"/>
        </w:rPr>
      </w:r>
    </w:p>
    <w:tbl>
      <w:tblPr>
        <w:tblStyle w:val="Table4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beta runtime-config configs variables list --config-name=frontend_cloud</w:t>
            </w:r>
          </w:p>
        </w:tc>
      </w:tr>
    </w:tbl>
    <w:p w:rsidR="00000000" w:rsidDel="00000000" w:rsidP="00000000" w:rsidRDefault="00000000" w:rsidRPr="00000000" w14:paraId="000001E8">
      <w:pPr>
        <w:jc w:val="left"/>
        <w:rPr/>
      </w:pPr>
      <w:r w:rsidDel="00000000" w:rsidR="00000000" w:rsidRPr="00000000">
        <w:rPr>
          <w:rtl w:val="0"/>
        </w:rPr>
      </w:r>
    </w:p>
    <w:p w:rsidR="00000000" w:rsidDel="00000000" w:rsidP="00000000" w:rsidRDefault="00000000" w:rsidRPr="00000000" w14:paraId="000001E9">
      <w:pPr>
        <w:jc w:val="left"/>
        <w:rPr/>
      </w:pPr>
      <w:r w:rsidDel="00000000" w:rsidR="00000000" w:rsidRPr="00000000">
        <w:rPr>
          <w:rtl w:val="0"/>
        </w:rPr>
        <w:t xml:space="preserve">5. To see the value of a specific variable.</w:t>
      </w:r>
    </w:p>
    <w:p w:rsidR="00000000" w:rsidDel="00000000" w:rsidP="00000000" w:rsidRDefault="00000000" w:rsidRPr="00000000" w14:paraId="000001EA">
      <w:pPr>
        <w:jc w:val="left"/>
        <w:rPr/>
      </w:pPr>
      <w:r w:rsidDel="00000000" w:rsidR="00000000" w:rsidRPr="00000000">
        <w:rPr>
          <w:rtl w:val="0"/>
        </w:rPr>
      </w:r>
    </w:p>
    <w:tbl>
      <w:tblPr>
        <w:tblStyle w:val="Table4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beta runtime-config configs variables \</w:t>
            </w:r>
          </w:p>
          <w:p w:rsidR="00000000" w:rsidDel="00000000" w:rsidP="00000000" w:rsidRDefault="00000000" w:rsidRPr="00000000" w14:paraId="000001E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get-value greeting --config-name=frontend_cloud</w:t>
            </w:r>
          </w:p>
        </w:tc>
      </w:tr>
    </w:tbl>
    <w:p w:rsidR="00000000" w:rsidDel="00000000" w:rsidP="00000000" w:rsidRDefault="00000000" w:rsidRPr="00000000" w14:paraId="000001ED">
      <w:pPr>
        <w:jc w:val="left"/>
        <w:rPr/>
      </w:pPr>
      <w:r w:rsidDel="00000000" w:rsidR="00000000" w:rsidRPr="00000000">
        <w:rPr>
          <w:rtl w:val="0"/>
        </w:rPr>
      </w:r>
    </w:p>
    <w:p w:rsidR="00000000" w:rsidDel="00000000" w:rsidP="00000000" w:rsidRDefault="00000000" w:rsidRPr="00000000" w14:paraId="000001EE">
      <w:pPr>
        <w:pStyle w:val="Heading2"/>
        <w:jc w:val="left"/>
        <w:rPr/>
      </w:pPr>
      <w:bookmarkStart w:colFirst="0" w:colLast="0" w:name="_jy24mxmsx1rt" w:id="28"/>
      <w:bookmarkEnd w:id="28"/>
      <w:r w:rsidDel="00000000" w:rsidR="00000000" w:rsidRPr="00000000">
        <w:rPr>
          <w:rtl w:val="0"/>
        </w:rPr>
        <w:t xml:space="preserve">Task 6 - Run it locally</w:t>
      </w:r>
    </w:p>
    <w:p w:rsidR="00000000" w:rsidDel="00000000" w:rsidP="00000000" w:rsidRDefault="00000000" w:rsidRPr="00000000" w14:paraId="000001EF">
      <w:pPr>
        <w:jc w:val="left"/>
        <w:rPr/>
      </w:pPr>
      <w:r w:rsidDel="00000000" w:rsidR="00000000" w:rsidRPr="00000000">
        <w:rPr>
          <w:rtl w:val="0"/>
        </w:rPr>
        <w:t xml:space="preserve">1. Make sure you are in </w:t>
      </w:r>
      <w:r w:rsidDel="00000000" w:rsidR="00000000" w:rsidRPr="00000000">
        <w:rPr>
          <w:rFonts w:ascii="Courier New" w:cs="Courier New" w:eastAsia="Courier New" w:hAnsi="Courier New"/>
          <w:rtl w:val="0"/>
        </w:rPr>
        <w:t xml:space="preserve">guestbook-frontend</w:t>
      </w:r>
      <w:r w:rsidDel="00000000" w:rsidR="00000000" w:rsidRPr="00000000">
        <w:rPr>
          <w:rtl w:val="0"/>
        </w:rPr>
        <w:t xml:space="preserve"> directory (or, switch back to the </w:t>
      </w:r>
      <w:r w:rsidDel="00000000" w:rsidR="00000000" w:rsidRPr="00000000">
        <w:rPr>
          <w:rFonts w:ascii="Courier New" w:cs="Courier New" w:eastAsia="Courier New" w:hAnsi="Courier New"/>
          <w:rtl w:val="0"/>
        </w:rPr>
        <w:t xml:space="preserve">guestbook-frontend</w:t>
      </w:r>
      <w:r w:rsidDel="00000000" w:rsidR="00000000" w:rsidRPr="00000000">
        <w:rPr>
          <w:rtl w:val="0"/>
        </w:rPr>
        <w:t xml:space="preserve"> shell tab, and stop the process, and restart the instance).</w:t>
      </w:r>
    </w:p>
    <w:p w:rsidR="00000000" w:rsidDel="00000000" w:rsidP="00000000" w:rsidRDefault="00000000" w:rsidRPr="00000000" w14:paraId="000001F0">
      <w:pPr>
        <w:jc w:val="left"/>
        <w:rPr/>
      </w:pPr>
      <w:r w:rsidDel="00000000" w:rsidR="00000000" w:rsidRPr="00000000">
        <w:rPr>
          <w:rtl w:val="0"/>
        </w:rPr>
      </w:r>
    </w:p>
    <w:tbl>
      <w:tblPr>
        <w:tblStyle w:val="Table4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~/guestbook-frontend</w:t>
            </w:r>
          </w:p>
        </w:tc>
      </w:tr>
    </w:tbl>
    <w:p w:rsidR="00000000" w:rsidDel="00000000" w:rsidP="00000000" w:rsidRDefault="00000000" w:rsidRPr="00000000" w14:paraId="000001F2">
      <w:pPr>
        <w:jc w:val="left"/>
        <w:rPr/>
      </w:pPr>
      <w:r w:rsidDel="00000000" w:rsidR="00000000" w:rsidRPr="00000000">
        <w:rPr>
          <w:rtl w:val="0"/>
        </w:rPr>
      </w:r>
    </w:p>
    <w:p w:rsidR="00000000" w:rsidDel="00000000" w:rsidP="00000000" w:rsidRDefault="00000000" w:rsidRPr="00000000" w14:paraId="000001F3">
      <w:pPr>
        <w:jc w:val="left"/>
        <w:rPr/>
      </w:pPr>
      <w:r w:rsidDel="00000000" w:rsidR="00000000" w:rsidRPr="00000000">
        <w:rPr>
          <w:rtl w:val="0"/>
        </w:rPr>
        <w:t xml:space="preserve">2. To test this all works, first, run a test with the default profile.</w:t>
      </w:r>
    </w:p>
    <w:p w:rsidR="00000000" w:rsidDel="00000000" w:rsidP="00000000" w:rsidRDefault="00000000" w:rsidRPr="00000000" w14:paraId="000001F4">
      <w:pPr>
        <w:jc w:val="left"/>
        <w:rPr/>
      </w:pPr>
      <w:r w:rsidDel="00000000" w:rsidR="00000000" w:rsidRPr="00000000">
        <w:rPr>
          <w:rtl w:val="0"/>
        </w:rPr>
      </w:r>
    </w:p>
    <w:tbl>
      <w:tblPr>
        <w:tblStyle w:val="Table4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-q test</w:t>
            </w:r>
          </w:p>
        </w:tc>
      </w:tr>
    </w:tbl>
    <w:p w:rsidR="00000000" w:rsidDel="00000000" w:rsidP="00000000" w:rsidRDefault="00000000" w:rsidRPr="00000000" w14:paraId="000001F6">
      <w:pPr>
        <w:jc w:val="left"/>
        <w:rPr/>
      </w:pPr>
      <w:r w:rsidDel="00000000" w:rsidR="00000000" w:rsidRPr="00000000">
        <w:rPr>
          <w:rtl w:val="0"/>
        </w:rPr>
      </w:r>
    </w:p>
    <w:p w:rsidR="00000000" w:rsidDel="00000000" w:rsidP="00000000" w:rsidRDefault="00000000" w:rsidRPr="00000000" w14:paraId="000001F7">
      <w:pPr>
        <w:jc w:val="left"/>
        <w:rPr/>
      </w:pPr>
      <w:r w:rsidDel="00000000" w:rsidR="00000000" w:rsidRPr="00000000">
        <w:rPr>
          <w:rtl w:val="0"/>
        </w:rPr>
        <w:t xml:space="preserve">3. Stop the already running </w:t>
      </w:r>
      <w:r w:rsidDel="00000000" w:rsidR="00000000" w:rsidRPr="00000000">
        <w:rPr>
          <w:rtl w:val="0"/>
        </w:rPr>
        <w:t xml:space="preserve">Guestbook </w:t>
      </w:r>
      <w:r w:rsidDel="00000000" w:rsidR="00000000" w:rsidRPr="00000000">
        <w:rPr>
          <w:rtl w:val="0"/>
        </w:rPr>
        <w:t xml:space="preserve">Frontend and restart it with the </w:t>
      </w:r>
      <w:r w:rsidDel="00000000" w:rsidR="00000000" w:rsidRPr="00000000">
        <w:rPr>
          <w:rFonts w:ascii="Courier New" w:cs="Courier New" w:eastAsia="Courier New" w:hAnsi="Courier New"/>
          <w:rtl w:val="0"/>
        </w:rPr>
        <w:t xml:space="preserve">cloud</w:t>
      </w:r>
      <w:r w:rsidDel="00000000" w:rsidR="00000000" w:rsidRPr="00000000">
        <w:rPr>
          <w:rtl w:val="0"/>
        </w:rPr>
        <w:t xml:space="preserve"> profile.</w:t>
      </w:r>
    </w:p>
    <w:p w:rsidR="00000000" w:rsidDel="00000000" w:rsidP="00000000" w:rsidRDefault="00000000" w:rsidRPr="00000000" w14:paraId="000001F8">
      <w:pPr>
        <w:jc w:val="left"/>
        <w:rPr/>
      </w:pPr>
      <w:r w:rsidDel="00000000" w:rsidR="00000000" w:rsidRPr="00000000">
        <w:rPr>
          <w:rtl w:val="0"/>
        </w:rPr>
      </w:r>
    </w:p>
    <w:tbl>
      <w:tblPr>
        <w:tblStyle w:val="Table4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spring-boot:run -Dspring.profiles.active=cloud</w:t>
            </w:r>
          </w:p>
        </w:tc>
      </w:tr>
    </w:tbl>
    <w:p w:rsidR="00000000" w:rsidDel="00000000" w:rsidP="00000000" w:rsidRDefault="00000000" w:rsidRPr="00000000" w14:paraId="000001FA">
      <w:pPr>
        <w:jc w:val="left"/>
        <w:rPr/>
      </w:pPr>
      <w:r w:rsidDel="00000000" w:rsidR="00000000" w:rsidRPr="00000000">
        <w:rPr>
          <w:rtl w:val="0"/>
        </w:rPr>
      </w:r>
    </w:p>
    <w:p w:rsidR="00000000" w:rsidDel="00000000" w:rsidP="00000000" w:rsidRDefault="00000000" w:rsidRPr="00000000" w14:paraId="000001FB">
      <w:pPr>
        <w:jc w:val="left"/>
        <w:rPr/>
      </w:pPr>
      <w:r w:rsidDel="00000000" w:rsidR="00000000" w:rsidRPr="00000000">
        <w:rPr>
          <w:rtl w:val="0"/>
        </w:rPr>
        <w:t xml:space="preserve">4. Use Cloud Shell preview to browse to the frontend.</w:t>
      </w:r>
    </w:p>
    <w:p w:rsidR="00000000" w:rsidDel="00000000" w:rsidP="00000000" w:rsidRDefault="00000000" w:rsidRPr="00000000" w14:paraId="000001FC">
      <w:pPr>
        <w:jc w:val="left"/>
        <w:rPr/>
      </w:pPr>
      <w:r w:rsidDel="00000000" w:rsidR="00000000" w:rsidRPr="00000000">
        <w:rPr>
          <w:rtl w:val="0"/>
        </w:rPr>
      </w:r>
    </w:p>
    <w:p w:rsidR="00000000" w:rsidDel="00000000" w:rsidP="00000000" w:rsidRDefault="00000000" w:rsidRPr="00000000" w14:paraId="000001FD">
      <w:pPr>
        <w:jc w:val="left"/>
        <w:rPr/>
      </w:pPr>
      <w:r w:rsidDel="00000000" w:rsidR="00000000" w:rsidRPr="00000000">
        <w:rPr>
          <w:rtl w:val="0"/>
        </w:rPr>
        <w:t xml:space="preserve">5. Enter </w:t>
      </w:r>
      <w:r w:rsidDel="00000000" w:rsidR="00000000" w:rsidRPr="00000000">
        <w:rPr>
          <w:b w:val="1"/>
          <w:rtl w:val="0"/>
        </w:rPr>
        <w:t xml:space="preserve">name</w:t>
      </w:r>
      <w:r w:rsidDel="00000000" w:rsidR="00000000" w:rsidRPr="00000000">
        <w:rPr>
          <w:rtl w:val="0"/>
        </w:rPr>
        <w:t xml:space="preserve"> and </w:t>
      </w:r>
      <w:r w:rsidDel="00000000" w:rsidR="00000000" w:rsidRPr="00000000">
        <w:rPr>
          <w:b w:val="1"/>
          <w:rtl w:val="0"/>
        </w:rPr>
        <w:t xml:space="preserve">message</w:t>
      </w:r>
      <w:r w:rsidDel="00000000" w:rsidR="00000000" w:rsidRPr="00000000">
        <w:rPr>
          <w:rtl w:val="0"/>
        </w:rPr>
        <w:t xml:space="preserve">, and click </w:t>
      </w:r>
      <w:r w:rsidDel="00000000" w:rsidR="00000000" w:rsidRPr="00000000">
        <w:rPr>
          <w:b w:val="1"/>
          <w:rtl w:val="0"/>
        </w:rPr>
        <w:t xml:space="preserve">Post</w:t>
      </w:r>
      <w:r w:rsidDel="00000000" w:rsidR="00000000" w:rsidRPr="00000000">
        <w:rPr>
          <w:rtl w:val="0"/>
        </w:rPr>
        <w:t xml:space="preserve"> to trigger the Hello response.</w:t>
      </w:r>
    </w:p>
    <w:p w:rsidR="00000000" w:rsidDel="00000000" w:rsidP="00000000" w:rsidRDefault="00000000" w:rsidRPr="00000000" w14:paraId="000001FE">
      <w:pPr>
        <w:jc w:val="left"/>
        <w:rPr/>
      </w:pPr>
      <w:r w:rsidDel="00000000" w:rsidR="00000000" w:rsidRPr="00000000">
        <w:rPr>
          <w:rtl w:val="0"/>
        </w:rPr>
      </w:r>
    </w:p>
    <w:p w:rsidR="00000000" w:rsidDel="00000000" w:rsidP="00000000" w:rsidRDefault="00000000" w:rsidRPr="00000000" w14:paraId="000001FF">
      <w:pPr>
        <w:jc w:val="left"/>
        <w:rPr/>
      </w:pPr>
      <w:r w:rsidDel="00000000" w:rsidR="00000000" w:rsidRPr="00000000">
        <w:rPr>
          <w:rtl w:val="0"/>
        </w:rPr>
        <w:t xml:space="preserve">6. Validate that the returned greeting message is now coming from Cloud Runtime Config.</w:t>
      </w:r>
    </w:p>
    <w:p w:rsidR="00000000" w:rsidDel="00000000" w:rsidP="00000000" w:rsidRDefault="00000000" w:rsidRPr="00000000" w14:paraId="00000200">
      <w:pPr>
        <w:jc w:val="left"/>
        <w:rPr/>
      </w:pPr>
      <w:r w:rsidDel="00000000" w:rsidR="00000000" w:rsidRPr="00000000">
        <w:rPr>
          <w:rtl w:val="0"/>
        </w:rPr>
      </w:r>
    </w:p>
    <w:p w:rsidR="00000000" w:rsidDel="00000000" w:rsidP="00000000" w:rsidRDefault="00000000" w:rsidRPr="00000000" w14:paraId="00000201">
      <w:pPr>
        <w:jc w:val="center"/>
        <w:rPr/>
      </w:pPr>
      <w:r w:rsidDel="00000000" w:rsidR="00000000" w:rsidRPr="00000000">
        <w:rPr/>
        <w:drawing>
          <wp:inline distB="114300" distT="114300" distL="114300" distR="114300">
            <wp:extent cx="2386013" cy="2450499"/>
            <wp:effectExtent b="0" l="0" r="0" t="0"/>
            <wp:docPr id="17"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2386013" cy="2450499"/>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center"/>
        <w:rPr/>
      </w:pPr>
      <w:r w:rsidDel="00000000" w:rsidR="00000000" w:rsidRPr="00000000">
        <w:rPr>
          <w:rtl w:val="0"/>
        </w:rPr>
      </w:r>
    </w:p>
    <w:p w:rsidR="00000000" w:rsidDel="00000000" w:rsidP="00000000" w:rsidRDefault="00000000" w:rsidRPr="00000000" w14:paraId="00000203">
      <w:pPr>
        <w:jc w:val="left"/>
        <w:rPr/>
      </w:pPr>
      <w:r w:rsidDel="00000000" w:rsidR="00000000" w:rsidRPr="00000000">
        <w:rPr>
          <w:rtl w:val="0"/>
        </w:rPr>
      </w:r>
    </w:p>
    <w:tbl>
      <w:tblPr>
        <w:tblStyle w:val="Table5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If you use Spring Cloud Actuator, then you can actually refresh and reload configuration on the fly. See </w:t>
            </w:r>
            <w:hyperlink r:id="rId41">
              <w:r w:rsidDel="00000000" w:rsidR="00000000" w:rsidRPr="00000000">
                <w:rPr>
                  <w:color w:val="1155cc"/>
                  <w:u w:val="single"/>
                  <w:rtl w:val="0"/>
                </w:rPr>
                <w:t xml:space="preserve">sample code</w:t>
              </w:r>
            </w:hyperlink>
            <w:r w:rsidDel="00000000" w:rsidR="00000000" w:rsidRPr="00000000">
              <w:rPr>
                <w:rtl w:val="0"/>
              </w:rPr>
              <w:t xml:space="preserve"> for how that works.</w:t>
            </w:r>
          </w:p>
        </w:tc>
      </w:tr>
    </w:tbl>
    <w:p w:rsidR="00000000" w:rsidDel="00000000" w:rsidP="00000000" w:rsidRDefault="00000000" w:rsidRPr="00000000" w14:paraId="00000205">
      <w:pPr>
        <w:jc w:val="left"/>
        <w:rPr/>
      </w:pPr>
      <w:r w:rsidDel="00000000" w:rsidR="00000000" w:rsidRPr="00000000">
        <w:rPr>
          <w:rtl w:val="0"/>
        </w:rPr>
      </w:r>
    </w:p>
    <w:p w:rsidR="00000000" w:rsidDel="00000000" w:rsidP="00000000" w:rsidRDefault="00000000" w:rsidRPr="00000000" w14:paraId="00000206">
      <w:pPr>
        <w:pStyle w:val="Heading2"/>
        <w:jc w:val="left"/>
        <w:rPr/>
      </w:pPr>
      <w:bookmarkStart w:colFirst="0" w:colLast="0" w:name="_naxfuxil1g1z" w:id="29"/>
      <w:bookmarkEnd w:id="29"/>
      <w:r w:rsidDel="00000000" w:rsidR="00000000" w:rsidRPr="00000000">
        <w:rPr>
          <w:rtl w:val="0"/>
        </w:rPr>
        <w:t xml:space="preserve">Task 7 - Update Configuration and Refresh</w:t>
      </w:r>
    </w:p>
    <w:p w:rsidR="00000000" w:rsidDel="00000000" w:rsidP="00000000" w:rsidRDefault="00000000" w:rsidRPr="00000000" w14:paraId="00000207">
      <w:pPr>
        <w:rPr/>
      </w:pPr>
      <w:r w:rsidDel="00000000" w:rsidR="00000000" w:rsidRPr="00000000">
        <w:rPr>
          <w:rtl w:val="0"/>
        </w:rPr>
        <w:t xml:space="preserve">1. Update the </w:t>
      </w:r>
      <w:r w:rsidDel="00000000" w:rsidR="00000000" w:rsidRPr="00000000">
        <w:rPr>
          <w:rFonts w:ascii="Courier New" w:cs="Courier New" w:eastAsia="Courier New" w:hAnsi="Courier New"/>
          <w:rtl w:val="0"/>
        </w:rPr>
        <w:t xml:space="preserve">greeting</w:t>
      </w:r>
      <w:r w:rsidDel="00000000" w:rsidR="00000000" w:rsidRPr="00000000">
        <w:rPr>
          <w:rtl w:val="0"/>
        </w:rPr>
        <w:t xml:space="preserve"> configuration value.</w:t>
      </w:r>
    </w:p>
    <w:p w:rsidR="00000000" w:rsidDel="00000000" w:rsidP="00000000" w:rsidRDefault="00000000" w:rsidRPr="00000000" w14:paraId="00000208">
      <w:pPr>
        <w:rPr/>
      </w:pPr>
      <w:r w:rsidDel="00000000" w:rsidR="00000000" w:rsidRPr="00000000">
        <w:rPr>
          <w:rtl w:val="0"/>
        </w:rPr>
      </w:r>
    </w:p>
    <w:tbl>
      <w:tblPr>
        <w:tblStyle w:val="Table5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beta runtime-config configs variables set </w:t>
            </w:r>
            <w:r w:rsidDel="00000000" w:rsidR="00000000" w:rsidRPr="00000000">
              <w:rPr>
                <w:rFonts w:ascii="Courier New" w:cs="Courier New" w:eastAsia="Courier New" w:hAnsi="Courier New"/>
                <w:b w:val="1"/>
                <w:rtl w:val="0"/>
              </w:rPr>
              <w:t xml:space="preserve">greeting</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0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"Hi from Updated Config" \</w:t>
            </w:r>
          </w:p>
          <w:p w:rsidR="00000000" w:rsidDel="00000000" w:rsidP="00000000" w:rsidRDefault="00000000" w:rsidRPr="00000000" w14:paraId="0000020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--config-name frontend_cloud</w:t>
            </w:r>
          </w:p>
        </w:tc>
      </w:tr>
    </w:tbl>
    <w:p w:rsidR="00000000" w:rsidDel="00000000" w:rsidP="00000000" w:rsidRDefault="00000000" w:rsidRPr="00000000" w14:paraId="0000020C">
      <w:pPr>
        <w:jc w:val="left"/>
        <w:rPr/>
      </w:pPr>
      <w:r w:rsidDel="00000000" w:rsidR="00000000" w:rsidRPr="00000000">
        <w:rPr>
          <w:rtl w:val="0"/>
        </w:rPr>
      </w:r>
    </w:p>
    <w:p w:rsidR="00000000" w:rsidDel="00000000" w:rsidP="00000000" w:rsidRDefault="00000000" w:rsidRPr="00000000" w14:paraId="0000020D">
      <w:pPr>
        <w:jc w:val="left"/>
        <w:rPr/>
      </w:pPr>
      <w:r w:rsidDel="00000000" w:rsidR="00000000" w:rsidRPr="00000000">
        <w:rPr>
          <w:rtl w:val="0"/>
        </w:rPr>
        <w:t xml:space="preserve">2. In a new terminal session, use Spring Actuator to reload the configuration from the server.</w:t>
      </w:r>
    </w:p>
    <w:p w:rsidR="00000000" w:rsidDel="00000000" w:rsidP="00000000" w:rsidRDefault="00000000" w:rsidRPr="00000000" w14:paraId="0000020E">
      <w:pPr>
        <w:rPr/>
      </w:pPr>
      <w:r w:rsidDel="00000000" w:rsidR="00000000" w:rsidRPr="00000000">
        <w:rPr>
          <w:rtl w:val="0"/>
        </w:rPr>
      </w:r>
    </w:p>
    <w:tbl>
      <w:tblPr>
        <w:tblStyle w:val="Table5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-XPOST http://localhost:8080/actuator/refresh</w:t>
            </w:r>
          </w:p>
          <w:p w:rsidR="00000000" w:rsidDel="00000000" w:rsidP="00000000" w:rsidRDefault="00000000" w:rsidRPr="00000000" w14:paraId="0000021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["greeting"]</w:t>
            </w:r>
          </w:p>
        </w:tc>
      </w:tr>
    </w:tbl>
    <w:p w:rsidR="00000000" w:rsidDel="00000000" w:rsidP="00000000" w:rsidRDefault="00000000" w:rsidRPr="00000000" w14:paraId="00000211">
      <w:pPr>
        <w:jc w:val="left"/>
        <w:rPr/>
      </w:pPr>
      <w:r w:rsidDel="00000000" w:rsidR="00000000" w:rsidRPr="00000000">
        <w:rPr>
          <w:rtl w:val="0"/>
        </w:rPr>
      </w:r>
    </w:p>
    <w:p w:rsidR="00000000" w:rsidDel="00000000" w:rsidP="00000000" w:rsidRDefault="00000000" w:rsidRPr="00000000" w14:paraId="00000212">
      <w:pPr>
        <w:jc w:val="left"/>
        <w:rPr/>
      </w:pPr>
      <w:r w:rsidDel="00000000" w:rsidR="00000000" w:rsidRPr="00000000">
        <w:rPr>
          <w:rtl w:val="0"/>
        </w:rPr>
        <w:t xml:space="preserve">The configuration should be reloaded!</w:t>
      </w:r>
    </w:p>
    <w:p w:rsidR="00000000" w:rsidDel="00000000" w:rsidP="00000000" w:rsidRDefault="00000000" w:rsidRPr="00000000" w14:paraId="00000213">
      <w:pPr>
        <w:jc w:val="left"/>
        <w:rPr/>
      </w:pPr>
      <w:r w:rsidDel="00000000" w:rsidR="00000000" w:rsidRPr="00000000">
        <w:rPr>
          <w:rtl w:val="0"/>
        </w:rPr>
      </w:r>
    </w:p>
    <w:p w:rsidR="00000000" w:rsidDel="00000000" w:rsidP="00000000" w:rsidRDefault="00000000" w:rsidRPr="00000000" w14:paraId="00000214">
      <w:pPr>
        <w:jc w:val="left"/>
        <w:rPr/>
      </w:pPr>
      <w:r w:rsidDel="00000000" w:rsidR="00000000" w:rsidRPr="00000000">
        <w:rPr>
          <w:rtl w:val="0"/>
        </w:rPr>
        <w:t xml:space="preserve">3. Post another message to the Guestbook application through the frontend, you should see the updated greeting response.</w:t>
      </w:r>
    </w:p>
    <w:p w:rsidR="00000000" w:rsidDel="00000000" w:rsidP="00000000" w:rsidRDefault="00000000" w:rsidRPr="00000000" w14:paraId="00000215">
      <w:pPr>
        <w:jc w:val="left"/>
        <w:rPr/>
      </w:pPr>
      <w:r w:rsidDel="00000000" w:rsidR="00000000" w:rsidRPr="00000000">
        <w:rPr>
          <w:rtl w:val="0"/>
        </w:rPr>
      </w:r>
    </w:p>
    <w:p w:rsidR="00000000" w:rsidDel="00000000" w:rsidP="00000000" w:rsidRDefault="00000000" w:rsidRPr="00000000" w14:paraId="00000216">
      <w:pPr>
        <w:jc w:val="center"/>
        <w:rPr/>
      </w:pPr>
      <w:r w:rsidDel="00000000" w:rsidR="00000000" w:rsidRPr="00000000">
        <w:rPr/>
        <w:drawing>
          <wp:inline distB="114300" distT="114300" distL="114300" distR="114300">
            <wp:extent cx="3000794" cy="2938463"/>
            <wp:effectExtent b="0" l="0" r="0" t="0"/>
            <wp:docPr id="35"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000794"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left"/>
        <w:rPr/>
      </w:pPr>
      <w:r w:rsidDel="00000000" w:rsidR="00000000" w:rsidRPr="00000000">
        <w:rPr>
          <w:rtl w:val="0"/>
        </w:rPr>
        <w:t xml:space="preserve">4. You can use Spring Actuator to see the current configuration values, and </w:t>
      </w:r>
      <w:hyperlink r:id="rId43">
        <w:r w:rsidDel="00000000" w:rsidR="00000000" w:rsidRPr="00000000">
          <w:rPr>
            <w:color w:val="1155cc"/>
            <w:u w:val="single"/>
            <w:rtl w:val="0"/>
          </w:rPr>
          <w:t xml:space="preserve">other information too</w:t>
        </w:r>
      </w:hyperlink>
      <w:r w:rsidDel="00000000" w:rsidR="00000000" w:rsidRPr="00000000">
        <w:rPr>
          <w:rtl w:val="0"/>
        </w:rPr>
        <w:t xml:space="preserve">.</w:t>
      </w:r>
    </w:p>
    <w:p w:rsidR="00000000" w:rsidDel="00000000" w:rsidP="00000000" w:rsidRDefault="00000000" w:rsidRPr="00000000" w14:paraId="00000218">
      <w:pPr>
        <w:rPr/>
      </w:pPr>
      <w:r w:rsidDel="00000000" w:rsidR="00000000" w:rsidRPr="00000000">
        <w:rPr>
          <w:rtl w:val="0"/>
        </w:rPr>
      </w:r>
    </w:p>
    <w:tbl>
      <w:tblPr>
        <w:tblStyle w:val="Table5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http://localhost:8080/actuator/configprops | jq</w:t>
            </w:r>
            <w:r w:rsidDel="00000000" w:rsidR="00000000" w:rsidRPr="00000000">
              <w:rPr>
                <w:rtl w:val="0"/>
              </w:rPr>
            </w:r>
          </w:p>
        </w:tc>
      </w:tr>
    </w:tbl>
    <w:p w:rsidR="00000000" w:rsidDel="00000000" w:rsidP="00000000" w:rsidRDefault="00000000" w:rsidRPr="00000000" w14:paraId="0000021A">
      <w:pPr>
        <w:jc w:val="left"/>
        <w:rPr/>
      </w:pPr>
      <w:r w:rsidDel="00000000" w:rsidR="00000000" w:rsidRPr="00000000">
        <w:rPr>
          <w:rtl w:val="0"/>
        </w:rPr>
      </w:r>
    </w:p>
    <w:p w:rsidR="00000000" w:rsidDel="00000000" w:rsidP="00000000" w:rsidRDefault="00000000" w:rsidRPr="00000000" w14:paraId="0000021B">
      <w:pPr>
        <w:jc w:val="left"/>
        <w:rPr/>
      </w:pPr>
      <w:r w:rsidDel="00000000" w:rsidR="00000000" w:rsidRPr="00000000">
        <w:rPr>
          <w:rtl w:val="0"/>
        </w:rPr>
        <w:t xml:space="preserve">The configuration should be reloaded!</w:t>
      </w:r>
    </w:p>
    <w:p w:rsidR="00000000" w:rsidDel="00000000" w:rsidP="00000000" w:rsidRDefault="00000000" w:rsidRPr="00000000" w14:paraId="0000021C">
      <w:pPr>
        <w:pStyle w:val="Heading1"/>
        <w:jc w:val="left"/>
        <w:rPr/>
      </w:pPr>
      <w:bookmarkStart w:colFirst="0" w:colLast="0" w:name="_e10sezs2ge2p" w:id="30"/>
      <w:bookmarkEnd w:id="30"/>
      <w:r w:rsidDel="00000000" w:rsidR="00000000" w:rsidRPr="00000000">
        <w:rPr>
          <w:rtl w:val="0"/>
        </w:rPr>
        <w:t xml:space="preserve">Lab 4 - Stackdriver Trace</w:t>
      </w:r>
    </w:p>
    <w:p w:rsidR="00000000" w:rsidDel="00000000" w:rsidP="00000000" w:rsidRDefault="00000000" w:rsidRPr="00000000" w14:paraId="0000021D">
      <w:pPr>
        <w:jc w:val="left"/>
        <w:rPr/>
      </w:pPr>
      <w:r w:rsidDel="00000000" w:rsidR="00000000" w:rsidRPr="00000000">
        <w:rPr>
          <w:color w:val="b7b7b7"/>
          <w:rtl w:val="0"/>
        </w:rPr>
        <w:t xml:space="preserve">Duration: 30:00</w:t>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jc w:val="left"/>
        <w:rPr/>
      </w:pPr>
      <w:r w:rsidDel="00000000" w:rsidR="00000000" w:rsidRPr="00000000">
        <w:rPr>
          <w:rtl w:val="0"/>
        </w:rPr>
        <w:t xml:space="preserve">In a microservices architecture, you need distributed tracing to get better observability for complicated service calls.  E.g., when service A calls B that calls C, which service is having issue?  In Spring Cloud, you can add distributed tracing easily using Spring Cloud Sleuth.  This typically requires you to run and operate your own Zipkin backend.</w:t>
      </w:r>
    </w:p>
    <w:p w:rsidR="00000000" w:rsidDel="00000000" w:rsidP="00000000" w:rsidRDefault="00000000" w:rsidRPr="00000000" w14:paraId="00000220">
      <w:pPr>
        <w:jc w:val="left"/>
        <w:rPr/>
      </w:pPr>
      <w:r w:rsidDel="00000000" w:rsidR="00000000" w:rsidRPr="00000000">
        <w:rPr>
          <w:rtl w:val="0"/>
        </w:rPr>
      </w:r>
    </w:p>
    <w:p w:rsidR="00000000" w:rsidDel="00000000" w:rsidP="00000000" w:rsidRDefault="00000000" w:rsidRPr="00000000" w14:paraId="00000221">
      <w:pPr>
        <w:jc w:val="left"/>
        <w:rPr/>
      </w:pPr>
      <w:r w:rsidDel="00000000" w:rsidR="00000000" w:rsidRPr="00000000">
        <w:rPr>
          <w:rtl w:val="0"/>
        </w:rPr>
        <w:t xml:space="preserve">Spring Cloud GCP provides a starter that can interoperate with Spring Cloud Sleuth, but forwards the trace request to Stackdriver Trace instead!</w:t>
      </w:r>
    </w:p>
    <w:p w:rsidR="00000000" w:rsidDel="00000000" w:rsidP="00000000" w:rsidRDefault="00000000" w:rsidRPr="00000000" w14:paraId="00000222">
      <w:pPr>
        <w:jc w:val="left"/>
        <w:rPr/>
      </w:pPr>
      <w:r w:rsidDel="00000000" w:rsidR="00000000" w:rsidRPr="00000000">
        <w:rPr>
          <w:rtl w:val="0"/>
        </w:rPr>
      </w:r>
    </w:p>
    <w:p w:rsidR="00000000" w:rsidDel="00000000" w:rsidP="00000000" w:rsidRDefault="00000000" w:rsidRPr="00000000" w14:paraId="00000223">
      <w:pPr>
        <w:pStyle w:val="Heading2"/>
        <w:spacing w:after="0" w:lineRule="auto"/>
        <w:jc w:val="left"/>
        <w:rPr>
          <w:color w:val="b7b7b7"/>
        </w:rPr>
      </w:pPr>
      <w:bookmarkStart w:colFirst="0" w:colLast="0" w:name="_83e64e2hlcx5" w:id="31"/>
      <w:bookmarkEnd w:id="31"/>
      <w:r w:rsidDel="00000000" w:rsidR="00000000" w:rsidRPr="00000000">
        <w:rPr>
          <w:rtl w:val="0"/>
        </w:rPr>
        <w:t xml:space="preserve">Task 1 - Enable Stackdriver Trace API</w:t>
      </w:r>
      <w:r w:rsidDel="00000000" w:rsidR="00000000" w:rsidRPr="00000000">
        <w:rPr>
          <w:rtl w:val="0"/>
        </w:rPr>
      </w:r>
    </w:p>
    <w:p w:rsidR="00000000" w:rsidDel="00000000" w:rsidP="00000000" w:rsidRDefault="00000000" w:rsidRPr="00000000" w14:paraId="00000224">
      <w:pPr>
        <w:jc w:val="left"/>
        <w:rPr/>
      </w:pPr>
      <w:r w:rsidDel="00000000" w:rsidR="00000000" w:rsidRPr="00000000">
        <w:rPr>
          <w:rtl w:val="0"/>
        </w:rPr>
      </w:r>
    </w:p>
    <w:p w:rsidR="00000000" w:rsidDel="00000000" w:rsidP="00000000" w:rsidRDefault="00000000" w:rsidRPr="00000000" w14:paraId="00000225">
      <w:pPr>
        <w:jc w:val="left"/>
        <w:rPr/>
      </w:pPr>
      <w:r w:rsidDel="00000000" w:rsidR="00000000" w:rsidRPr="00000000">
        <w:rPr>
          <w:rtl w:val="0"/>
        </w:rPr>
        <w:t xml:space="preserve">1. In a new shell tab, enable Stackdriver Trace API first In order to use Stackdriver Trace to store your trace data.</w:t>
      </w:r>
    </w:p>
    <w:p w:rsidR="00000000" w:rsidDel="00000000" w:rsidP="00000000" w:rsidRDefault="00000000" w:rsidRPr="00000000" w14:paraId="00000226">
      <w:pPr>
        <w:jc w:val="left"/>
        <w:rPr/>
      </w:pPr>
      <w:r w:rsidDel="00000000" w:rsidR="00000000" w:rsidRPr="00000000">
        <w:rPr>
          <w:rtl w:val="0"/>
        </w:rPr>
      </w:r>
    </w:p>
    <w:tbl>
      <w:tblPr>
        <w:tblStyle w:val="Table5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gcloud services enable cloudtrace.googleapis.com</w:t>
            </w:r>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Waiting for async operation operations/... to complete...</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Operation finished successfully. The following command can describe the Operation details:</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gcloud services operations describe operations/...</w:t>
            </w:r>
          </w:p>
        </w:tc>
      </w:tr>
    </w:tbl>
    <w:p w:rsidR="00000000" w:rsidDel="00000000" w:rsidP="00000000" w:rsidRDefault="00000000" w:rsidRPr="00000000" w14:paraId="0000022B">
      <w:pPr>
        <w:jc w:val="left"/>
        <w:rPr/>
      </w:pPr>
      <w:r w:rsidDel="00000000" w:rsidR="00000000" w:rsidRPr="00000000">
        <w:rPr>
          <w:rtl w:val="0"/>
        </w:rPr>
      </w:r>
    </w:p>
    <w:p w:rsidR="00000000" w:rsidDel="00000000" w:rsidP="00000000" w:rsidRDefault="00000000" w:rsidRPr="00000000" w14:paraId="0000022C">
      <w:pPr>
        <w:pStyle w:val="Heading2"/>
        <w:jc w:val="left"/>
        <w:rPr/>
      </w:pPr>
      <w:bookmarkStart w:colFirst="0" w:colLast="0" w:name="_z2vc10b55v7q" w:id="32"/>
      <w:bookmarkEnd w:id="32"/>
      <w:r w:rsidDel="00000000" w:rsidR="00000000" w:rsidRPr="00000000">
        <w:rPr>
          <w:rtl w:val="0"/>
        </w:rPr>
        <w:t xml:space="preserve">Task 2 - Add Spring Cloud GCP Trace Starter</w:t>
      </w:r>
    </w:p>
    <w:p w:rsidR="00000000" w:rsidDel="00000000" w:rsidP="00000000" w:rsidRDefault="00000000" w:rsidRPr="00000000" w14:paraId="0000022D">
      <w:pPr>
        <w:jc w:val="left"/>
        <w:rPr/>
      </w:pPr>
      <w:r w:rsidDel="00000000" w:rsidR="00000000" w:rsidRPr="00000000">
        <w:rPr>
          <w:rtl w:val="0"/>
        </w:rPr>
        <w:t xml:space="preserve">1. To turn this on is easy - simply add the starter into your </w:t>
      </w:r>
      <w:r w:rsidDel="00000000" w:rsidR="00000000" w:rsidRPr="00000000">
        <w:rPr>
          <w:rFonts w:ascii="Courier New" w:cs="Courier New" w:eastAsia="Courier New" w:hAnsi="Courier New"/>
          <w:rtl w:val="0"/>
        </w:rPr>
        <w:t xml:space="preserve">pom.xml</w:t>
      </w:r>
      <w:r w:rsidDel="00000000" w:rsidR="00000000" w:rsidRPr="00000000">
        <w:rPr>
          <w:rtl w:val="0"/>
        </w:rPr>
        <w:t xml:space="preserve">.</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guestbook-service/pom.xml</w:t>
      </w:r>
    </w:p>
    <w:tbl>
      <w:tblPr>
        <w:tblStyle w:val="Table5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&lt;?xml version="1.0" encoding="UTF-8"?&gt;</w:t>
            </w:r>
          </w:p>
          <w:p w:rsidR="00000000" w:rsidDel="00000000" w:rsidP="00000000" w:rsidRDefault="00000000" w:rsidRPr="00000000" w14:paraId="00000231">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&lt;project xmlns="http://maven.apache.org/POM/4.0.0" ...&gt;</w:t>
            </w:r>
          </w:p>
          <w:p w:rsidR="00000000" w:rsidDel="00000000" w:rsidP="00000000" w:rsidRDefault="00000000" w:rsidRPr="00000000" w14:paraId="00000232">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233">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234">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235">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236">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&lt;groupId&gt;org.springframework.cloud&lt;/groupId&gt;</w:t>
            </w:r>
          </w:p>
          <w:p w:rsidR="00000000" w:rsidDel="00000000" w:rsidP="00000000" w:rsidRDefault="00000000" w:rsidRPr="00000000" w14:paraId="00000237">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&lt;artifactId&gt;spring-cloud-gcp-starter-trace&lt;/artifactId&gt;</w:t>
            </w:r>
          </w:p>
          <w:p w:rsidR="00000000" w:rsidDel="00000000" w:rsidP="00000000" w:rsidRDefault="00000000" w:rsidRPr="00000000" w14:paraId="00000238">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r w:rsidDel="00000000" w:rsidR="00000000" w:rsidRPr="00000000">
              <w:rPr>
                <w:rtl w:val="0"/>
              </w:rPr>
            </w:r>
          </w:p>
          <w:p w:rsidR="00000000" w:rsidDel="00000000" w:rsidP="00000000" w:rsidRDefault="00000000" w:rsidRPr="00000000" w14:paraId="0000023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23A">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23B">
            <w:pPr>
              <w:spacing w:line="240" w:lineRule="auto"/>
              <w:jc w:val="left"/>
              <w:rPr/>
            </w:pPr>
            <w:r w:rsidDel="00000000" w:rsidR="00000000" w:rsidRPr="00000000">
              <w:rPr>
                <w:rFonts w:ascii="Courier New" w:cs="Courier New" w:eastAsia="Courier New" w:hAnsi="Courier New"/>
                <w:rtl w:val="0"/>
              </w:rPr>
              <w:t xml:space="preserve">&lt;/project&gt;</w:t>
            </w:r>
            <w:r w:rsidDel="00000000" w:rsidR="00000000" w:rsidRPr="00000000">
              <w:rPr>
                <w:rtl w:val="0"/>
              </w:rPr>
            </w:r>
          </w:p>
        </w:tc>
      </w:tr>
    </w:tbl>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guestbook-frontend/pom.xml</w:t>
      </w:r>
    </w:p>
    <w:tbl>
      <w:tblPr>
        <w:tblStyle w:val="Table5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&lt;?xml version="1.0" encoding="UTF-8"?&gt;</w:t>
            </w:r>
          </w:p>
          <w:p w:rsidR="00000000" w:rsidDel="00000000" w:rsidP="00000000" w:rsidRDefault="00000000" w:rsidRPr="00000000" w14:paraId="0000023F">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&lt;project xmlns="http://maven.apache.org/POM/4.0.0" ...&gt;</w:t>
            </w:r>
          </w:p>
          <w:p w:rsidR="00000000" w:rsidDel="00000000" w:rsidP="00000000" w:rsidRDefault="00000000" w:rsidRPr="00000000" w14:paraId="00000240">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241">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242">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243">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244">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&lt;groupId&gt;org.springframework.cloud&lt;/groupId&gt;</w:t>
            </w:r>
          </w:p>
          <w:p w:rsidR="00000000" w:rsidDel="00000000" w:rsidP="00000000" w:rsidRDefault="00000000" w:rsidRPr="00000000" w14:paraId="00000245">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&lt;artifactId&gt;spring-cloud-gcp-starter-trace&lt;/artifactId&gt;</w:t>
            </w:r>
          </w:p>
          <w:p w:rsidR="00000000" w:rsidDel="00000000" w:rsidP="00000000" w:rsidRDefault="00000000" w:rsidRPr="00000000" w14:paraId="00000246">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247">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248">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249">
            <w:pPr>
              <w:spacing w:line="240" w:lineRule="auto"/>
              <w:jc w:val="left"/>
              <w:rPr/>
            </w:pPr>
            <w:r w:rsidDel="00000000" w:rsidR="00000000" w:rsidRPr="00000000">
              <w:rPr>
                <w:rFonts w:ascii="Courier New" w:cs="Courier New" w:eastAsia="Courier New" w:hAnsi="Courier New"/>
                <w:rtl w:val="0"/>
              </w:rPr>
              <w:t xml:space="preserve">&lt;/project&gt;</w:t>
            </w:r>
            <w:r w:rsidDel="00000000" w:rsidR="00000000" w:rsidRPr="00000000">
              <w:rPr>
                <w:rtl w:val="0"/>
              </w:rPr>
            </w:r>
          </w:p>
        </w:tc>
      </w:tr>
    </w:tbl>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2"/>
        <w:rPr/>
      </w:pPr>
      <w:bookmarkStart w:colFirst="0" w:colLast="0" w:name="_7byu0wckyd3h" w:id="33"/>
      <w:bookmarkEnd w:id="33"/>
      <w:r w:rsidDel="00000000" w:rsidR="00000000" w:rsidRPr="00000000">
        <w:rPr>
          <w:rtl w:val="0"/>
        </w:rPr>
        <w:t xml:space="preserve">Task 3 - Configure Applications</w:t>
      </w:r>
    </w:p>
    <w:p w:rsidR="00000000" w:rsidDel="00000000" w:rsidP="00000000" w:rsidRDefault="00000000" w:rsidRPr="00000000" w14:paraId="0000024C">
      <w:pPr>
        <w:jc w:val="left"/>
        <w:rPr/>
      </w:pPr>
      <w:r w:rsidDel="00000000" w:rsidR="00000000" w:rsidRPr="00000000">
        <w:rPr>
          <w:rtl w:val="0"/>
        </w:rPr>
        <w:t xml:space="preserve">You get full trace capability simply by including the starters. However, only a small percentage of all requests will have their traces sampled and stored.</w:t>
      </w:r>
    </w:p>
    <w:p w:rsidR="00000000" w:rsidDel="00000000" w:rsidP="00000000" w:rsidRDefault="00000000" w:rsidRPr="00000000" w14:paraId="0000024D">
      <w:pPr>
        <w:jc w:val="left"/>
        <w:rPr/>
      </w:pPr>
      <w:r w:rsidDel="00000000" w:rsidR="00000000" w:rsidRPr="00000000">
        <w:rPr>
          <w:rtl w:val="0"/>
        </w:rPr>
      </w:r>
    </w:p>
    <w:p w:rsidR="00000000" w:rsidDel="00000000" w:rsidP="00000000" w:rsidRDefault="00000000" w:rsidRPr="00000000" w14:paraId="0000024E">
      <w:pPr>
        <w:jc w:val="left"/>
        <w:rPr/>
      </w:pPr>
      <w:r w:rsidDel="00000000" w:rsidR="00000000" w:rsidRPr="00000000">
        <w:rPr>
          <w:rtl w:val="0"/>
        </w:rPr>
        <w:t xml:space="preserve">1. For testing purposes, we'll disable trace in the local profile.</w:t>
      </w:r>
    </w:p>
    <w:p w:rsidR="00000000" w:rsidDel="00000000" w:rsidP="00000000" w:rsidRDefault="00000000" w:rsidRPr="00000000" w14:paraId="0000024F">
      <w:pPr>
        <w:jc w:val="left"/>
        <w:rPr/>
      </w:pPr>
      <w:r w:rsidDel="00000000" w:rsidR="00000000" w:rsidRPr="00000000">
        <w:rPr>
          <w:rtl w:val="0"/>
        </w:rPr>
      </w:r>
    </w:p>
    <w:p w:rsidR="00000000" w:rsidDel="00000000" w:rsidP="00000000" w:rsidRDefault="00000000" w:rsidRPr="00000000" w14:paraId="00000250">
      <w:pPr>
        <w:jc w:val="left"/>
        <w:rPr/>
      </w:pPr>
      <w:r w:rsidDel="00000000" w:rsidR="00000000" w:rsidRPr="00000000">
        <w:rPr>
          <w:rFonts w:ascii="Courier New" w:cs="Courier New" w:eastAsia="Courier New" w:hAnsi="Courier New"/>
          <w:rtl w:val="0"/>
        </w:rPr>
        <w:t xml:space="preserve">guestbook-service/src/main/resources/application.properties</w:t>
      </w:r>
      <w:r w:rsidDel="00000000" w:rsidR="00000000" w:rsidRPr="00000000">
        <w:rPr>
          <w:rtl w:val="0"/>
        </w:rPr>
      </w:r>
    </w:p>
    <w:tbl>
      <w:tblPr>
        <w:tblStyle w:val="Table5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5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spring.cloud.gcp.trace.enabled=false</w:t>
            </w:r>
          </w:p>
        </w:tc>
      </w:tr>
    </w:tbl>
    <w:p w:rsidR="00000000" w:rsidDel="00000000" w:rsidP="00000000" w:rsidRDefault="00000000" w:rsidRPr="00000000" w14:paraId="00000253">
      <w:pPr>
        <w:jc w:val="left"/>
        <w:rPr/>
      </w:pPr>
      <w:r w:rsidDel="00000000" w:rsidR="00000000" w:rsidRPr="00000000">
        <w:rPr>
          <w:rtl w:val="0"/>
        </w:rPr>
      </w:r>
    </w:p>
    <w:p w:rsidR="00000000" w:rsidDel="00000000" w:rsidP="00000000" w:rsidRDefault="00000000" w:rsidRPr="00000000" w14:paraId="00000254">
      <w:pPr>
        <w:jc w:val="left"/>
        <w:rPr/>
      </w:pPr>
      <w:r w:rsidDel="00000000" w:rsidR="00000000" w:rsidRPr="00000000">
        <w:rPr>
          <w:rFonts w:ascii="Courier New" w:cs="Courier New" w:eastAsia="Courier New" w:hAnsi="Courier New"/>
          <w:rtl w:val="0"/>
        </w:rPr>
        <w:t xml:space="preserve">guestbook-frontend/src/main/resources/application.properties</w:t>
      </w:r>
      <w:r w:rsidDel="00000000" w:rsidR="00000000" w:rsidRPr="00000000">
        <w:rPr>
          <w:rtl w:val="0"/>
        </w:rPr>
      </w:r>
    </w:p>
    <w:tbl>
      <w:tblPr>
        <w:tblStyle w:val="Table5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56">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spring.cloud.gcp.trace.enabled=false</w:t>
            </w:r>
          </w:p>
        </w:tc>
      </w:tr>
    </w:tbl>
    <w:p w:rsidR="00000000" w:rsidDel="00000000" w:rsidP="00000000" w:rsidRDefault="00000000" w:rsidRPr="00000000" w14:paraId="00000257">
      <w:pPr>
        <w:jc w:val="left"/>
        <w:rPr/>
      </w:pPr>
      <w:r w:rsidDel="00000000" w:rsidR="00000000" w:rsidRPr="00000000">
        <w:rPr>
          <w:rtl w:val="0"/>
        </w:rPr>
      </w:r>
    </w:p>
    <w:p w:rsidR="00000000" w:rsidDel="00000000" w:rsidP="00000000" w:rsidRDefault="00000000" w:rsidRPr="00000000" w14:paraId="00000258">
      <w:pPr>
        <w:jc w:val="left"/>
        <w:rPr/>
      </w:pPr>
      <w:r w:rsidDel="00000000" w:rsidR="00000000" w:rsidRPr="00000000">
        <w:rPr>
          <w:rtl w:val="0"/>
        </w:rPr>
        <w:t xml:space="preserve">2. For the cloud profile, we'll enable trace sampling for 100% of the requests.</w:t>
      </w:r>
    </w:p>
    <w:p w:rsidR="00000000" w:rsidDel="00000000" w:rsidP="00000000" w:rsidRDefault="00000000" w:rsidRPr="00000000" w14:paraId="00000259">
      <w:pPr>
        <w:jc w:val="left"/>
        <w:rPr/>
      </w:pPr>
      <w:r w:rsidDel="00000000" w:rsidR="00000000" w:rsidRPr="00000000">
        <w:rPr>
          <w:rtl w:val="0"/>
        </w:rPr>
      </w:r>
    </w:p>
    <w:p w:rsidR="00000000" w:rsidDel="00000000" w:rsidP="00000000" w:rsidRDefault="00000000" w:rsidRPr="00000000" w14:paraId="0000025A">
      <w:pPr>
        <w:jc w:val="left"/>
        <w:rPr/>
      </w:pPr>
      <w:r w:rsidDel="00000000" w:rsidR="00000000" w:rsidRPr="00000000">
        <w:rPr>
          <w:rFonts w:ascii="Courier New" w:cs="Courier New" w:eastAsia="Courier New" w:hAnsi="Courier New"/>
          <w:rtl w:val="0"/>
        </w:rPr>
        <w:t xml:space="preserve">guestbook-service/src/main/resources/application-cloud.properties</w:t>
      </w:r>
      <w:r w:rsidDel="00000000" w:rsidR="00000000" w:rsidRPr="00000000">
        <w:rPr>
          <w:rtl w:val="0"/>
        </w:rPr>
      </w:r>
    </w:p>
    <w:tbl>
      <w:tblPr>
        <w:tblStyle w:val="Table5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5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spring.cloud.gcp.trace.enabled=true</w:t>
            </w:r>
          </w:p>
          <w:p w:rsidR="00000000" w:rsidDel="00000000" w:rsidP="00000000" w:rsidRDefault="00000000" w:rsidRPr="00000000" w14:paraId="0000025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spring.sleuth.sampler.probability</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rtl w:val="0"/>
              </w:rPr>
              <w:t xml:space="preserve">1</w:t>
            </w:r>
          </w:p>
          <w:p w:rsidR="00000000" w:rsidDel="00000000" w:rsidP="00000000" w:rsidRDefault="00000000" w:rsidRPr="00000000" w14:paraId="0000025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spring.sleuth.web.skipPattern=(^cleanup.*|.+favicon.*)</w:t>
            </w:r>
          </w:p>
        </w:tc>
      </w:tr>
    </w:tbl>
    <w:p w:rsidR="00000000" w:rsidDel="00000000" w:rsidP="00000000" w:rsidRDefault="00000000" w:rsidRPr="00000000" w14:paraId="0000025F">
      <w:pPr>
        <w:jc w:val="left"/>
        <w:rPr/>
      </w:pPr>
      <w:r w:rsidDel="00000000" w:rsidR="00000000" w:rsidRPr="00000000">
        <w:rPr>
          <w:rtl w:val="0"/>
        </w:rPr>
      </w:r>
    </w:p>
    <w:p w:rsidR="00000000" w:rsidDel="00000000" w:rsidP="00000000" w:rsidRDefault="00000000" w:rsidRPr="00000000" w14:paraId="00000260">
      <w:pPr>
        <w:jc w:val="left"/>
        <w:rPr/>
      </w:pPr>
      <w:r w:rsidDel="00000000" w:rsidR="00000000" w:rsidRPr="00000000">
        <w:rPr>
          <w:rtl w:val="0"/>
        </w:rPr>
        <w:t xml:space="preserve">3. Create a new Cloud configuration for Guestbook Frontend:</w:t>
      </w:r>
    </w:p>
    <w:p w:rsidR="00000000" w:rsidDel="00000000" w:rsidP="00000000" w:rsidRDefault="00000000" w:rsidRPr="00000000" w14:paraId="00000261">
      <w:pPr>
        <w:jc w:val="left"/>
        <w:rPr/>
      </w:pPr>
      <w:r w:rsidDel="00000000" w:rsidR="00000000" w:rsidRPr="00000000">
        <w:rPr>
          <w:rtl w:val="0"/>
        </w:rPr>
      </w:r>
    </w:p>
    <w:p w:rsidR="00000000" w:rsidDel="00000000" w:rsidP="00000000" w:rsidRDefault="00000000" w:rsidRPr="00000000" w14:paraId="00000262">
      <w:pPr>
        <w:jc w:val="left"/>
        <w:rPr/>
      </w:pPr>
      <w:r w:rsidDel="00000000" w:rsidR="00000000" w:rsidRPr="00000000">
        <w:rPr>
          <w:rFonts w:ascii="Courier New" w:cs="Courier New" w:eastAsia="Courier New" w:hAnsi="Courier New"/>
          <w:rtl w:val="0"/>
        </w:rPr>
        <w:t xml:space="preserve">guestbook-frontend/src/main/resources/application-cloud.properties</w:t>
      </w:r>
      <w:r w:rsidDel="00000000" w:rsidR="00000000" w:rsidRPr="00000000">
        <w:rPr>
          <w:rtl w:val="0"/>
        </w:rPr>
      </w:r>
    </w:p>
    <w:tbl>
      <w:tblPr>
        <w:tblStyle w:val="Table6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spring.cloud.gcp.trace.enabled=true</w:t>
            </w:r>
          </w:p>
          <w:p w:rsidR="00000000" w:rsidDel="00000000" w:rsidP="00000000" w:rsidRDefault="00000000" w:rsidRPr="00000000" w14:paraId="0000026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spring.sleuth.sampler.probability</w:t>
            </w:r>
            <w:r w:rsidDel="00000000" w:rsidR="00000000" w:rsidRPr="00000000">
              <w:rPr>
                <w:rFonts w:ascii="Courier New" w:cs="Courier New" w:eastAsia="Courier New" w:hAnsi="Courier New"/>
                <w:b w:val="1"/>
                <w:rtl w:val="0"/>
              </w:rPr>
              <w:t xml:space="preserve">=1</w:t>
            </w:r>
            <w:r w:rsidDel="00000000" w:rsidR="00000000" w:rsidRPr="00000000">
              <w:rPr>
                <w:rtl w:val="0"/>
              </w:rPr>
            </w:r>
          </w:p>
          <w:p w:rsidR="00000000" w:rsidDel="00000000" w:rsidP="00000000" w:rsidRDefault="00000000" w:rsidRPr="00000000" w14:paraId="0000026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spring.sleuth.web.skipPattern=(^cleanup.*|.+favicon.*)</w:t>
            </w:r>
          </w:p>
        </w:tc>
      </w:tr>
    </w:tbl>
    <w:p w:rsidR="00000000" w:rsidDel="00000000" w:rsidP="00000000" w:rsidRDefault="00000000" w:rsidRPr="00000000" w14:paraId="00000266">
      <w:pPr>
        <w:jc w:val="left"/>
        <w:rPr/>
      </w:pPr>
      <w:r w:rsidDel="00000000" w:rsidR="00000000" w:rsidRPr="00000000">
        <w:rPr>
          <w:rtl w:val="0"/>
        </w:rPr>
      </w:r>
    </w:p>
    <w:p w:rsidR="00000000" w:rsidDel="00000000" w:rsidP="00000000" w:rsidRDefault="00000000" w:rsidRPr="00000000" w14:paraId="00000267">
      <w:pPr>
        <w:pStyle w:val="Heading2"/>
        <w:spacing w:after="0" w:lineRule="auto"/>
        <w:jc w:val="left"/>
        <w:rPr/>
      </w:pPr>
      <w:bookmarkStart w:colFirst="0" w:colLast="0" w:name="_5e06z5oc6b81" w:id="34"/>
      <w:bookmarkEnd w:id="34"/>
      <w:r w:rsidDel="00000000" w:rsidR="00000000" w:rsidRPr="00000000">
        <w:rPr>
          <w:rtl w:val="0"/>
        </w:rPr>
        <w:t xml:space="preserve">Task 4 - Setup a Service Account</w:t>
      </w:r>
    </w:p>
    <w:p w:rsidR="00000000" w:rsidDel="00000000" w:rsidP="00000000" w:rsidRDefault="00000000" w:rsidRPr="00000000" w14:paraId="00000268">
      <w:pPr>
        <w:jc w:val="left"/>
        <w:rPr/>
      </w:pPr>
      <w:r w:rsidDel="00000000" w:rsidR="00000000" w:rsidRPr="00000000">
        <w:rPr>
          <w:rtl w:val="0"/>
        </w:rPr>
      </w:r>
    </w:p>
    <w:p w:rsidR="00000000" w:rsidDel="00000000" w:rsidP="00000000" w:rsidRDefault="00000000" w:rsidRPr="00000000" w14:paraId="00000269">
      <w:pPr>
        <w:jc w:val="left"/>
        <w:rPr/>
      </w:pPr>
      <w:r w:rsidDel="00000000" w:rsidR="00000000" w:rsidRPr="00000000">
        <w:rPr>
          <w:rtl w:val="0"/>
        </w:rPr>
        <w:t xml:space="preserve">For this lab, you'll need to use a service account with the proper permissions to propagate Trace data to Stackdriver Trace.</w:t>
      </w:r>
    </w:p>
    <w:p w:rsidR="00000000" w:rsidDel="00000000" w:rsidP="00000000" w:rsidRDefault="00000000" w:rsidRPr="00000000" w14:paraId="0000026A">
      <w:pPr>
        <w:jc w:val="left"/>
        <w:rPr/>
      </w:pPr>
      <w:r w:rsidDel="00000000" w:rsidR="00000000" w:rsidRPr="00000000">
        <w:rPr>
          <w:rtl w:val="0"/>
        </w:rPr>
      </w:r>
    </w:p>
    <w:p w:rsidR="00000000" w:rsidDel="00000000" w:rsidP="00000000" w:rsidRDefault="00000000" w:rsidRPr="00000000" w14:paraId="0000026B">
      <w:pPr>
        <w:jc w:val="left"/>
        <w:rPr/>
      </w:pPr>
      <w:r w:rsidDel="00000000" w:rsidR="00000000" w:rsidRPr="00000000">
        <w:rPr>
          <w:rtl w:val="0"/>
        </w:rPr>
        <w:t xml:space="preserve">1. Create a service account specific to the Guestbook application.</w:t>
      </w:r>
    </w:p>
    <w:p w:rsidR="00000000" w:rsidDel="00000000" w:rsidP="00000000" w:rsidRDefault="00000000" w:rsidRPr="00000000" w14:paraId="0000026C">
      <w:pPr>
        <w:jc w:val="left"/>
        <w:rPr/>
      </w:pPr>
      <w:r w:rsidDel="00000000" w:rsidR="00000000" w:rsidRPr="00000000">
        <w:rPr>
          <w:rtl w:val="0"/>
        </w:rPr>
      </w:r>
    </w:p>
    <w:tbl>
      <w:tblPr>
        <w:tblStyle w:val="Table6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PROJECT_ID=$(gcloud config list --format 'value(core.project)')</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iam service-accounts create guestbook</w:t>
            </w:r>
            <w:r w:rsidDel="00000000" w:rsidR="00000000" w:rsidRPr="00000000">
              <w:rPr>
                <w:rtl w:val="0"/>
              </w:rPr>
            </w:r>
          </w:p>
        </w:tc>
      </w:tr>
    </w:tbl>
    <w:p w:rsidR="00000000" w:rsidDel="00000000" w:rsidP="00000000" w:rsidRDefault="00000000" w:rsidRPr="00000000" w14:paraId="0000026F">
      <w:pPr>
        <w:jc w:val="left"/>
        <w:rPr/>
      </w:pPr>
      <w:r w:rsidDel="00000000" w:rsidR="00000000" w:rsidRPr="00000000">
        <w:rPr>
          <w:rtl w:val="0"/>
        </w:rPr>
      </w:r>
    </w:p>
    <w:p w:rsidR="00000000" w:rsidDel="00000000" w:rsidP="00000000" w:rsidRDefault="00000000" w:rsidRPr="00000000" w14:paraId="00000270">
      <w:pPr>
        <w:jc w:val="left"/>
        <w:rPr/>
      </w:pPr>
      <w:r w:rsidDel="00000000" w:rsidR="00000000" w:rsidRPr="00000000">
        <w:rPr>
          <w:rtl w:val="0"/>
        </w:rPr>
        <w:t xml:space="preserve">2. Add the Project Editor role to this service account.</w:t>
      </w:r>
    </w:p>
    <w:p w:rsidR="00000000" w:rsidDel="00000000" w:rsidP="00000000" w:rsidRDefault="00000000" w:rsidRPr="00000000" w14:paraId="00000271">
      <w:pPr>
        <w:jc w:val="left"/>
        <w:rPr/>
      </w:pPr>
      <w:r w:rsidDel="00000000" w:rsidR="00000000" w:rsidRPr="00000000">
        <w:rPr>
          <w:rtl w:val="0"/>
        </w:rPr>
      </w:r>
    </w:p>
    <w:tbl>
      <w:tblPr>
        <w:tblStyle w:val="Table6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projects add-iam-policy-binding ${PROJECT_ID} \</w:t>
            </w:r>
          </w:p>
          <w:p w:rsidR="00000000" w:rsidDel="00000000" w:rsidP="00000000" w:rsidRDefault="00000000" w:rsidRPr="00000000" w14:paraId="0000027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--member serviceAccount:guestbook@${PROJECT_ID}.iam.gserviceaccount.com \</w:t>
            </w:r>
          </w:p>
          <w:p w:rsidR="00000000" w:rsidDel="00000000" w:rsidP="00000000" w:rsidRDefault="00000000" w:rsidRPr="00000000" w14:paraId="0000027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--role roles/editor</w:t>
            </w:r>
            <w:r w:rsidDel="00000000" w:rsidR="00000000" w:rsidRPr="00000000">
              <w:rPr>
                <w:rtl w:val="0"/>
              </w:rPr>
            </w:r>
          </w:p>
        </w:tc>
      </w:tr>
    </w:tbl>
    <w:p w:rsidR="00000000" w:rsidDel="00000000" w:rsidP="00000000" w:rsidRDefault="00000000" w:rsidRPr="00000000" w14:paraId="00000275">
      <w:pPr>
        <w:jc w:val="left"/>
        <w:rPr/>
      </w:pPr>
      <w:r w:rsidDel="00000000" w:rsidR="00000000" w:rsidRPr="00000000">
        <w:rPr>
          <w:rtl w:val="0"/>
        </w:rPr>
      </w:r>
    </w:p>
    <w:tbl>
      <w:tblPr>
        <w:tblStyle w:val="Table6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Warning</w:t>
            </w:r>
            <w:r w:rsidDel="00000000" w:rsidR="00000000" w:rsidRPr="00000000">
              <w:rPr>
                <w:rtl w:val="0"/>
              </w:rPr>
              <w:t xml:space="preserve">: This creates a service account with the Project Editor role. In your production environment, you should only assign roles and permissions that the application actually needs.</w:t>
            </w:r>
          </w:p>
        </w:tc>
      </w:tr>
    </w:tbl>
    <w:p w:rsidR="00000000" w:rsidDel="00000000" w:rsidP="00000000" w:rsidRDefault="00000000" w:rsidRPr="00000000" w14:paraId="00000277">
      <w:pPr>
        <w:jc w:val="left"/>
        <w:rPr/>
      </w:pPr>
      <w:r w:rsidDel="00000000" w:rsidR="00000000" w:rsidRPr="00000000">
        <w:rPr>
          <w:rtl w:val="0"/>
        </w:rPr>
      </w:r>
    </w:p>
    <w:p w:rsidR="00000000" w:rsidDel="00000000" w:rsidP="00000000" w:rsidRDefault="00000000" w:rsidRPr="00000000" w14:paraId="00000278">
      <w:pPr>
        <w:jc w:val="left"/>
        <w:rPr/>
      </w:pPr>
      <w:r w:rsidDel="00000000" w:rsidR="00000000" w:rsidRPr="00000000">
        <w:rPr>
          <w:rtl w:val="0"/>
        </w:rPr>
        <w:t xml:space="preserve">3. Generate the JSON key file to be used by the application to identify itself using the service account.</w:t>
      </w:r>
    </w:p>
    <w:p w:rsidR="00000000" w:rsidDel="00000000" w:rsidP="00000000" w:rsidRDefault="00000000" w:rsidRPr="00000000" w14:paraId="00000279">
      <w:pPr>
        <w:jc w:val="left"/>
        <w:rPr/>
      </w:pPr>
      <w:r w:rsidDel="00000000" w:rsidR="00000000" w:rsidRPr="00000000">
        <w:rPr>
          <w:rtl w:val="0"/>
        </w:rPr>
      </w:r>
    </w:p>
    <w:tbl>
      <w:tblPr>
        <w:tblStyle w:val="Table6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iam service-accounts keys create \</w:t>
            </w:r>
          </w:p>
          <w:p w:rsidR="00000000" w:rsidDel="00000000" w:rsidP="00000000" w:rsidRDefault="00000000" w:rsidRPr="00000000" w14:paraId="0000027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~/service-account.json \</w:t>
            </w:r>
          </w:p>
          <w:p w:rsidR="00000000" w:rsidDel="00000000" w:rsidP="00000000" w:rsidRDefault="00000000" w:rsidRPr="00000000" w14:paraId="0000027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--iam-account guestbook@${PROJECT_ID}.iam.gserviceaccount.com</w:t>
            </w:r>
          </w:p>
        </w:tc>
      </w:tr>
    </w:tbl>
    <w:p w:rsidR="00000000" w:rsidDel="00000000" w:rsidP="00000000" w:rsidRDefault="00000000" w:rsidRPr="00000000" w14:paraId="0000027D">
      <w:pPr>
        <w:jc w:val="left"/>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tbl>
      <w:tblPr>
        <w:tblStyle w:val="Table6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27F">
            <w:pPr>
              <w:jc w:val="left"/>
              <w:rPr/>
            </w:pPr>
            <w:r w:rsidDel="00000000" w:rsidR="00000000" w:rsidRPr="00000000">
              <w:rPr>
                <w:b w:val="1"/>
                <w:rtl w:val="0"/>
              </w:rPr>
              <w:t xml:space="preserve">Note: </w:t>
            </w:r>
            <w:r w:rsidDel="00000000" w:rsidR="00000000" w:rsidRPr="00000000">
              <w:rPr>
                <w:rtl w:val="0"/>
              </w:rPr>
              <w:t xml:space="preserve">This should create a service account credentials file and stored in the </w:t>
            </w:r>
            <w:r w:rsidDel="00000000" w:rsidR="00000000" w:rsidRPr="00000000">
              <w:rPr>
                <w:rFonts w:ascii="Courier New" w:cs="Courier New" w:eastAsia="Courier New" w:hAnsi="Courier New"/>
                <w:rtl w:val="0"/>
              </w:rPr>
              <w:t xml:space="preserve">$HOME/service-account.json</w:t>
            </w:r>
            <w:r w:rsidDel="00000000" w:rsidR="00000000" w:rsidRPr="00000000">
              <w:rPr>
                <w:rtl w:val="0"/>
              </w:rPr>
              <w:t xml:space="preserve"> file. Treat this file as your own username/password. Do not share this in the public!</w:t>
            </w:r>
          </w:p>
        </w:tc>
      </w:tr>
    </w:tbl>
    <w:p w:rsidR="00000000" w:rsidDel="00000000" w:rsidP="00000000" w:rsidRDefault="00000000" w:rsidRPr="00000000" w14:paraId="00000280">
      <w:pPr>
        <w:jc w:val="left"/>
        <w:rPr/>
      </w:pPr>
      <w:r w:rsidDel="00000000" w:rsidR="00000000" w:rsidRPr="00000000">
        <w:rPr>
          <w:rtl w:val="0"/>
        </w:rPr>
      </w:r>
    </w:p>
    <w:p w:rsidR="00000000" w:rsidDel="00000000" w:rsidP="00000000" w:rsidRDefault="00000000" w:rsidRPr="00000000" w14:paraId="00000281">
      <w:pPr>
        <w:pStyle w:val="Heading2"/>
        <w:jc w:val="left"/>
        <w:rPr/>
      </w:pPr>
      <w:bookmarkStart w:colFirst="0" w:colLast="0" w:name="_d4yon7tyqf04" w:id="35"/>
      <w:bookmarkEnd w:id="35"/>
      <w:r w:rsidDel="00000000" w:rsidR="00000000" w:rsidRPr="00000000">
        <w:rPr>
          <w:rtl w:val="0"/>
        </w:rPr>
        <w:t xml:space="preserve">Task 5 - Run it locally with service account</w:t>
      </w:r>
    </w:p>
    <w:p w:rsidR="00000000" w:rsidDel="00000000" w:rsidP="00000000" w:rsidRDefault="00000000" w:rsidRPr="00000000" w14:paraId="00000282">
      <w:pPr>
        <w:rPr/>
      </w:pPr>
      <w:r w:rsidDel="00000000" w:rsidR="00000000" w:rsidRPr="00000000">
        <w:rPr>
          <w:rtl w:val="0"/>
        </w:rPr>
        <w:t xml:space="preserve">To test, restart both applications, but with the additional </w:t>
      </w:r>
      <w:r w:rsidDel="00000000" w:rsidR="00000000" w:rsidRPr="00000000">
        <w:rPr>
          <w:rFonts w:ascii="Courier New" w:cs="Courier New" w:eastAsia="Courier New" w:hAnsi="Courier New"/>
          <w:rtl w:val="0"/>
        </w:rPr>
        <w:t xml:space="preserve">spring.cloud.gcp.credentials.location</w:t>
      </w:r>
      <w:r w:rsidDel="00000000" w:rsidR="00000000" w:rsidRPr="00000000">
        <w:rPr>
          <w:rtl w:val="0"/>
        </w:rPr>
        <w:t xml:space="preserve"> property to specify the location of the service account credential you created.</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jc w:val="left"/>
        <w:rPr/>
      </w:pPr>
      <w:r w:rsidDel="00000000" w:rsidR="00000000" w:rsidRPr="00000000">
        <w:rPr>
          <w:rtl w:val="0"/>
        </w:rPr>
        <w:t xml:space="preserve">1. Stop the existing Guestbook Service and restart it.</w:t>
      </w:r>
    </w:p>
    <w:p w:rsidR="00000000" w:rsidDel="00000000" w:rsidP="00000000" w:rsidRDefault="00000000" w:rsidRPr="00000000" w14:paraId="00000285">
      <w:pPr>
        <w:jc w:val="left"/>
        <w:rPr/>
      </w:pPr>
      <w:r w:rsidDel="00000000" w:rsidR="00000000" w:rsidRPr="00000000">
        <w:rPr>
          <w:rtl w:val="0"/>
        </w:rPr>
      </w:r>
    </w:p>
    <w:tbl>
      <w:tblPr>
        <w:tblStyle w:val="Table6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~/guestbook-service</w:t>
            </w:r>
            <w:r w:rsidDel="00000000" w:rsidR="00000000" w:rsidRPr="00000000">
              <w:rPr>
                <w:rtl w:val="0"/>
              </w:rPr>
            </w:r>
          </w:p>
          <w:p w:rsidR="00000000" w:rsidDel="00000000" w:rsidP="00000000" w:rsidRDefault="00000000" w:rsidRPr="00000000" w14:paraId="0000028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spring-boot:run -Dserver.port=8081 -Dspring.profiles.active=cloud \</w:t>
            </w:r>
          </w:p>
          <w:p w:rsidR="00000000" w:rsidDel="00000000" w:rsidP="00000000" w:rsidRDefault="00000000" w:rsidRPr="00000000" w14:paraId="0000028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-Dspring.cloud.gcp.credentials.location=file:///$HOME/service-account.json</w:t>
            </w:r>
            <w:r w:rsidDel="00000000" w:rsidR="00000000" w:rsidRPr="00000000">
              <w:rPr>
                <w:rtl w:val="0"/>
              </w:rPr>
            </w:r>
          </w:p>
        </w:tc>
      </w:tr>
    </w:tbl>
    <w:p w:rsidR="00000000" w:rsidDel="00000000" w:rsidP="00000000" w:rsidRDefault="00000000" w:rsidRPr="00000000" w14:paraId="00000289">
      <w:pPr>
        <w:jc w:val="left"/>
        <w:rPr/>
      </w:pPr>
      <w:r w:rsidDel="00000000" w:rsidR="00000000" w:rsidRPr="00000000">
        <w:rPr>
          <w:rtl w:val="0"/>
        </w:rPr>
      </w:r>
    </w:p>
    <w:p w:rsidR="00000000" w:rsidDel="00000000" w:rsidP="00000000" w:rsidRDefault="00000000" w:rsidRPr="00000000" w14:paraId="0000028A">
      <w:pPr>
        <w:jc w:val="left"/>
        <w:rPr/>
      </w:pPr>
      <w:r w:rsidDel="00000000" w:rsidR="00000000" w:rsidRPr="00000000">
        <w:rPr>
          <w:rtl w:val="0"/>
        </w:rPr>
        <w:t xml:space="preserve">2. Stop the existing Guestbook Frontend and restart it.</w:t>
      </w:r>
    </w:p>
    <w:p w:rsidR="00000000" w:rsidDel="00000000" w:rsidP="00000000" w:rsidRDefault="00000000" w:rsidRPr="00000000" w14:paraId="0000028B">
      <w:pPr>
        <w:jc w:val="left"/>
        <w:rPr/>
      </w:pPr>
      <w:r w:rsidDel="00000000" w:rsidR="00000000" w:rsidRPr="00000000">
        <w:rPr>
          <w:rtl w:val="0"/>
        </w:rPr>
      </w:r>
    </w:p>
    <w:tbl>
      <w:tblPr>
        <w:tblStyle w:val="Table6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~/guestbook-frontend</w:t>
            </w:r>
          </w:p>
          <w:p w:rsidR="00000000" w:rsidDel="00000000" w:rsidP="00000000" w:rsidRDefault="00000000" w:rsidRPr="00000000" w14:paraId="0000028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spring-boot:run -Dspring.profiles.active=cloud \</w:t>
            </w:r>
          </w:p>
          <w:p w:rsidR="00000000" w:rsidDel="00000000" w:rsidP="00000000" w:rsidRDefault="00000000" w:rsidRPr="00000000" w14:paraId="0000028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-Dspring.cloud.gcp.credentials.location=file:///$HOME/service-account.json</w:t>
            </w:r>
          </w:p>
        </w:tc>
      </w:tr>
    </w:tbl>
    <w:p w:rsidR="00000000" w:rsidDel="00000000" w:rsidP="00000000" w:rsidRDefault="00000000" w:rsidRPr="00000000" w14:paraId="0000028F">
      <w:pPr>
        <w:jc w:val="left"/>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3. Make a request from Cloud Shell web preview.</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4. Or, make a couple of requests from Cloud Shell.</w:t>
      </w:r>
    </w:p>
    <w:p w:rsidR="00000000" w:rsidDel="00000000" w:rsidP="00000000" w:rsidRDefault="00000000" w:rsidRPr="00000000" w14:paraId="00000293">
      <w:pPr>
        <w:jc w:val="left"/>
        <w:rPr/>
      </w:pPr>
      <w:r w:rsidDel="00000000" w:rsidR="00000000" w:rsidRPr="00000000">
        <w:rPr>
          <w:rtl w:val="0"/>
        </w:rPr>
      </w:r>
    </w:p>
    <w:tbl>
      <w:tblPr>
        <w:tblStyle w:val="Table6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http://localhost:8080</w:t>
            </w:r>
          </w:p>
        </w:tc>
      </w:tr>
    </w:tbl>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2"/>
        <w:rPr/>
      </w:pPr>
      <w:bookmarkStart w:colFirst="0" w:colLast="0" w:name="_onytkyk6rsk7" w:id="36"/>
      <w:bookmarkEnd w:id="36"/>
      <w:r w:rsidDel="00000000" w:rsidR="00000000" w:rsidRPr="00000000">
        <w:rPr>
          <w:rtl w:val="0"/>
        </w:rPr>
        <w:t xml:space="preserve">Task 6 - Examine the traces</w:t>
      </w:r>
    </w:p>
    <w:p w:rsidR="00000000" w:rsidDel="00000000" w:rsidP="00000000" w:rsidRDefault="00000000" w:rsidRPr="00000000" w14:paraId="00000297">
      <w:pPr>
        <w:jc w:val="left"/>
        <w:rPr/>
      </w:pPr>
      <w:r w:rsidDel="00000000" w:rsidR="00000000" w:rsidRPr="00000000">
        <w:rPr>
          <w:rtl w:val="0"/>
        </w:rPr>
        <w:t xml:space="preserve">The trace would've been generated and propagated by Spring Cloud Sleuth, and in a few seconds or so, it'll be propagated to Stackdriver Trace.</w:t>
      </w:r>
    </w:p>
    <w:p w:rsidR="00000000" w:rsidDel="00000000" w:rsidP="00000000" w:rsidRDefault="00000000" w:rsidRPr="00000000" w14:paraId="00000298">
      <w:pPr>
        <w:jc w:val="left"/>
        <w:rPr/>
      </w:pPr>
      <w:r w:rsidDel="00000000" w:rsidR="00000000" w:rsidRPr="00000000">
        <w:rPr>
          <w:rtl w:val="0"/>
        </w:rPr>
      </w:r>
    </w:p>
    <w:p w:rsidR="00000000" w:rsidDel="00000000" w:rsidP="00000000" w:rsidRDefault="00000000" w:rsidRPr="00000000" w14:paraId="00000299">
      <w:pPr>
        <w:jc w:val="left"/>
        <w:rPr/>
      </w:pPr>
      <w:r w:rsidDel="00000000" w:rsidR="00000000" w:rsidRPr="00000000">
        <w:rPr>
          <w:rtl w:val="0"/>
        </w:rPr>
        <w:t xml:space="preserve">1. In a new browser tab, from the Google Cloud Platform console, navigate to </w:t>
      </w:r>
      <w:r w:rsidDel="00000000" w:rsidR="00000000" w:rsidRPr="00000000">
        <w:rPr>
          <w:rFonts w:ascii="Arial Unicode MS" w:cs="Arial Unicode MS" w:eastAsia="Arial Unicode MS" w:hAnsi="Arial Unicode MS"/>
          <w:b w:val="1"/>
          <w:rtl w:val="0"/>
        </w:rPr>
        <w:t xml:space="preserve">Stackdriver → Trace → Trace List</w:t>
      </w:r>
      <w:r w:rsidDel="00000000" w:rsidR="00000000" w:rsidRPr="00000000">
        <w:rPr>
          <w:rtl w:val="0"/>
        </w:rPr>
        <w:t xml:space="preserve">. In here, you should see the traces for the requests you've made.</w:t>
      </w:r>
    </w:p>
    <w:p w:rsidR="00000000" w:rsidDel="00000000" w:rsidP="00000000" w:rsidRDefault="00000000" w:rsidRPr="00000000" w14:paraId="0000029A">
      <w:pPr>
        <w:jc w:val="left"/>
        <w:rPr/>
      </w:pPr>
      <w:r w:rsidDel="00000000" w:rsidR="00000000" w:rsidRPr="00000000">
        <w:rPr>
          <w:rtl w:val="0"/>
        </w:rPr>
      </w:r>
    </w:p>
    <w:p w:rsidR="00000000" w:rsidDel="00000000" w:rsidP="00000000" w:rsidRDefault="00000000" w:rsidRPr="00000000" w14:paraId="0000029B">
      <w:pPr>
        <w:jc w:val="center"/>
        <w:rPr/>
      </w:pPr>
      <w:r w:rsidDel="00000000" w:rsidR="00000000" w:rsidRPr="00000000">
        <w:rPr/>
        <w:drawing>
          <wp:inline distB="114300" distT="114300" distL="114300" distR="114300">
            <wp:extent cx="3328707" cy="2176463"/>
            <wp:effectExtent b="0" l="0" r="0" t="0"/>
            <wp:docPr id="22"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3328707"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jc w:val="center"/>
        <w:rPr/>
      </w:pPr>
      <w:r w:rsidDel="00000000" w:rsidR="00000000" w:rsidRPr="00000000">
        <w:rPr>
          <w:rtl w:val="0"/>
        </w:rPr>
      </w:r>
    </w:p>
    <w:p w:rsidR="00000000" w:rsidDel="00000000" w:rsidP="00000000" w:rsidRDefault="00000000" w:rsidRPr="00000000" w14:paraId="0000029D">
      <w:pPr>
        <w:jc w:val="left"/>
        <w:rPr/>
      </w:pPr>
      <w:r w:rsidDel="00000000" w:rsidR="00000000" w:rsidRPr="00000000">
        <w:rPr>
          <w:rtl w:val="0"/>
        </w:rPr>
        <w:t xml:space="preserve">2. On the top, narrow down the time range to 1 hour. By default, </w:t>
      </w:r>
      <w:r w:rsidDel="00000000" w:rsidR="00000000" w:rsidRPr="00000000">
        <w:rPr>
          <w:b w:val="1"/>
          <w:rtl w:val="0"/>
        </w:rPr>
        <w:t xml:space="preserve">Auto Reload</w:t>
      </w:r>
      <w:r w:rsidDel="00000000" w:rsidR="00000000" w:rsidRPr="00000000">
        <w:rPr>
          <w:rtl w:val="0"/>
        </w:rPr>
        <w:t xml:space="preserve"> is on. So as trace data arrive, it should show up in the console!</w:t>
      </w:r>
    </w:p>
    <w:p w:rsidR="00000000" w:rsidDel="00000000" w:rsidP="00000000" w:rsidRDefault="00000000" w:rsidRPr="00000000" w14:paraId="0000029E">
      <w:pPr>
        <w:jc w:val="left"/>
        <w:rPr/>
      </w:pPr>
      <w:r w:rsidDel="00000000" w:rsidR="00000000" w:rsidRPr="00000000">
        <w:rPr/>
        <w:drawing>
          <wp:inline distB="114300" distT="114300" distL="114300" distR="114300">
            <wp:extent cx="5943600" cy="1079500"/>
            <wp:effectExtent b="0" l="0" r="0" t="0"/>
            <wp:docPr id="26"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jc w:val="left"/>
        <w:rPr/>
      </w:pPr>
      <w:r w:rsidDel="00000000" w:rsidR="00000000" w:rsidRPr="00000000">
        <w:rPr>
          <w:rtl w:val="0"/>
        </w:rPr>
      </w:r>
    </w:p>
    <w:p w:rsidR="00000000" w:rsidDel="00000000" w:rsidP="00000000" w:rsidRDefault="00000000" w:rsidRPr="00000000" w14:paraId="000002A0">
      <w:pPr>
        <w:jc w:val="left"/>
        <w:rPr/>
      </w:pPr>
      <w:r w:rsidDel="00000000" w:rsidR="00000000" w:rsidRPr="00000000">
        <w:rPr>
          <w:rtl w:val="0"/>
        </w:rPr>
        <w:t xml:space="preserve">The trace data should show up in ~30 seconds or so.</w:t>
      </w:r>
    </w:p>
    <w:p w:rsidR="00000000" w:rsidDel="00000000" w:rsidP="00000000" w:rsidRDefault="00000000" w:rsidRPr="00000000" w14:paraId="000002A1">
      <w:pPr>
        <w:jc w:val="left"/>
        <w:rPr/>
      </w:pPr>
      <w:r w:rsidDel="00000000" w:rsidR="00000000" w:rsidRPr="00000000">
        <w:rPr>
          <w:rtl w:val="0"/>
        </w:rPr>
      </w:r>
    </w:p>
    <w:p w:rsidR="00000000" w:rsidDel="00000000" w:rsidP="00000000" w:rsidRDefault="00000000" w:rsidRPr="00000000" w14:paraId="000002A2">
      <w:pPr>
        <w:jc w:val="left"/>
        <w:rPr/>
      </w:pPr>
      <w:r w:rsidDel="00000000" w:rsidR="00000000" w:rsidRPr="00000000">
        <w:rPr/>
        <w:drawing>
          <wp:inline distB="114300" distT="114300" distL="114300" distR="114300">
            <wp:extent cx="5943600" cy="2362200"/>
            <wp:effectExtent b="0" l="0" r="0" t="0"/>
            <wp:docPr id="39"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jc w:val="left"/>
        <w:rPr/>
      </w:pPr>
      <w:r w:rsidDel="00000000" w:rsidR="00000000" w:rsidRPr="00000000">
        <w:rPr>
          <w:rtl w:val="0"/>
        </w:rPr>
        <w:t xml:space="preserve">3. Click the </w:t>
      </w:r>
      <w:r w:rsidDel="00000000" w:rsidR="00000000" w:rsidRPr="00000000">
        <w:rPr>
          <w:b w:val="1"/>
          <w:rtl w:val="0"/>
        </w:rPr>
        <w:t xml:space="preserve">blue</w:t>
      </w:r>
      <w:r w:rsidDel="00000000" w:rsidR="00000000" w:rsidRPr="00000000">
        <w:rPr>
          <w:rtl w:val="0"/>
        </w:rPr>
        <w:t xml:space="preserve"> dot to see trace detail.</w:t>
      </w:r>
    </w:p>
    <w:p w:rsidR="00000000" w:rsidDel="00000000" w:rsidP="00000000" w:rsidRDefault="00000000" w:rsidRPr="00000000" w14:paraId="000002A4">
      <w:pPr>
        <w:jc w:val="left"/>
        <w:rPr/>
      </w:pPr>
      <w:r w:rsidDel="00000000" w:rsidR="00000000" w:rsidRPr="00000000">
        <w:rPr>
          <w:rtl w:val="0"/>
        </w:rPr>
      </w:r>
    </w:p>
    <w:p w:rsidR="00000000" w:rsidDel="00000000" w:rsidP="00000000" w:rsidRDefault="00000000" w:rsidRPr="00000000" w14:paraId="000002A5">
      <w:pPr>
        <w:jc w:val="left"/>
        <w:rPr/>
      </w:pPr>
      <w:r w:rsidDel="00000000" w:rsidR="00000000" w:rsidRPr="00000000">
        <w:rPr/>
        <w:drawing>
          <wp:inline distB="114300" distT="114300" distL="114300" distR="114300">
            <wp:extent cx="6858000" cy="2044700"/>
            <wp:effectExtent b="0" l="0" r="0" t="0"/>
            <wp:docPr id="28"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6858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jc w:val="left"/>
        <w:rPr/>
      </w:pPr>
      <w:r w:rsidDel="00000000" w:rsidR="00000000" w:rsidRPr="00000000">
        <w:rPr>
          <w:rtl w:val="0"/>
        </w:rPr>
      </w:r>
    </w:p>
    <w:p w:rsidR="00000000" w:rsidDel="00000000" w:rsidP="00000000" w:rsidRDefault="00000000" w:rsidRPr="00000000" w14:paraId="000002A7">
      <w:pPr>
        <w:jc w:val="left"/>
        <w:rPr/>
      </w:pPr>
      <w:r w:rsidDel="00000000" w:rsidR="00000000" w:rsidRPr="00000000">
        <w:rPr>
          <w:rtl w:val="0"/>
        </w:rPr>
      </w:r>
    </w:p>
    <w:p w:rsidR="00000000" w:rsidDel="00000000" w:rsidP="00000000" w:rsidRDefault="00000000" w:rsidRPr="00000000" w14:paraId="000002A8">
      <w:pPr>
        <w:pStyle w:val="Heading1"/>
        <w:jc w:val="left"/>
        <w:rPr/>
      </w:pPr>
      <w:bookmarkStart w:colFirst="0" w:colLast="0" w:name="_6sl4wvnm200" w:id="37"/>
      <w:bookmarkEnd w:id="37"/>
      <w:r w:rsidDel="00000000" w:rsidR="00000000" w:rsidRPr="00000000">
        <w:rPr>
          <w:rtl w:val="0"/>
        </w:rPr>
        <w:t xml:space="preserve">Lab 5a - Messaging with Pub/Sub</w:t>
      </w:r>
    </w:p>
    <w:p w:rsidR="00000000" w:rsidDel="00000000" w:rsidP="00000000" w:rsidRDefault="00000000" w:rsidRPr="00000000" w14:paraId="000002A9">
      <w:pPr>
        <w:jc w:val="left"/>
        <w:rPr>
          <w:color w:val="b7b7b7"/>
        </w:rPr>
      </w:pPr>
      <w:r w:rsidDel="00000000" w:rsidR="00000000" w:rsidRPr="00000000">
        <w:rPr>
          <w:color w:val="b7b7b7"/>
          <w:rtl w:val="0"/>
        </w:rPr>
        <w:t xml:space="preserve">Duration: 1:00:00</w:t>
      </w:r>
    </w:p>
    <w:p w:rsidR="00000000" w:rsidDel="00000000" w:rsidP="00000000" w:rsidRDefault="00000000" w:rsidRPr="00000000" w14:paraId="000002AA">
      <w:pPr>
        <w:jc w:val="left"/>
        <w:rPr>
          <w:color w:val="b7b7b7"/>
        </w:rPr>
      </w:pPr>
      <w:r w:rsidDel="00000000" w:rsidR="00000000" w:rsidRPr="00000000">
        <w:rPr>
          <w:rtl w:val="0"/>
        </w:rPr>
      </w:r>
    </w:p>
    <w:p w:rsidR="00000000" w:rsidDel="00000000" w:rsidP="00000000" w:rsidRDefault="00000000" w:rsidRPr="00000000" w14:paraId="000002AB">
      <w:pPr>
        <w:jc w:val="left"/>
        <w:rPr/>
      </w:pPr>
      <w:r w:rsidDel="00000000" w:rsidR="00000000" w:rsidRPr="00000000">
        <w:rPr>
          <w:rtl w:val="0"/>
        </w:rPr>
        <w:t xml:space="preserve">Let's enhance our application so that it can publish a message to a topic that can then be subscribed and processed by other services.</w:t>
      </w:r>
    </w:p>
    <w:p w:rsidR="00000000" w:rsidDel="00000000" w:rsidP="00000000" w:rsidRDefault="00000000" w:rsidRPr="00000000" w14:paraId="000002AC">
      <w:pPr>
        <w:pStyle w:val="Heading2"/>
        <w:jc w:val="left"/>
        <w:rPr/>
      </w:pPr>
      <w:bookmarkStart w:colFirst="0" w:colLast="0" w:name="_93sc1lcyd1b" w:id="38"/>
      <w:bookmarkEnd w:id="38"/>
      <w:r w:rsidDel="00000000" w:rsidR="00000000" w:rsidRPr="00000000">
        <w:rPr>
          <w:rtl w:val="0"/>
        </w:rPr>
        <w:t xml:space="preserve">Task 1 - Enable Pub/Sub API</w:t>
      </w:r>
    </w:p>
    <w:p w:rsidR="00000000" w:rsidDel="00000000" w:rsidP="00000000" w:rsidRDefault="00000000" w:rsidRPr="00000000" w14:paraId="000002AD">
      <w:pPr>
        <w:jc w:val="left"/>
        <w:rPr/>
      </w:pPr>
      <w:r w:rsidDel="00000000" w:rsidR="00000000" w:rsidRPr="00000000">
        <w:rPr>
          <w:rtl w:val="0"/>
        </w:rPr>
        <w:t xml:space="preserve">1. </w:t>
      </w:r>
      <w:r w:rsidDel="00000000" w:rsidR="00000000" w:rsidRPr="00000000">
        <w:rPr>
          <w:rtl w:val="0"/>
        </w:rPr>
        <w:t xml:space="preserve">Enable the Pub/Sub API</w:t>
      </w:r>
      <w:r w:rsidDel="00000000" w:rsidR="00000000" w:rsidRPr="00000000">
        <w:rPr>
          <w:rtl w:val="0"/>
        </w:rPr>
        <w:t xml:space="preserve">.</w:t>
      </w:r>
    </w:p>
    <w:p w:rsidR="00000000" w:rsidDel="00000000" w:rsidP="00000000" w:rsidRDefault="00000000" w:rsidRPr="00000000" w14:paraId="000002AE">
      <w:pPr>
        <w:jc w:val="left"/>
        <w:rPr/>
      </w:pPr>
      <w:r w:rsidDel="00000000" w:rsidR="00000000" w:rsidRPr="00000000">
        <w:rPr>
          <w:rtl w:val="0"/>
        </w:rPr>
      </w:r>
    </w:p>
    <w:tbl>
      <w:tblPr>
        <w:tblStyle w:val="Table6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services enable pubsub.googleapis.com</w:t>
            </w:r>
          </w:p>
          <w:p w:rsidR="00000000" w:rsidDel="00000000" w:rsidP="00000000" w:rsidRDefault="00000000" w:rsidRPr="00000000" w14:paraId="000002B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Waiting for async operation operations/... to complete...</w:t>
            </w:r>
          </w:p>
          <w:p w:rsidR="00000000" w:rsidDel="00000000" w:rsidP="00000000" w:rsidRDefault="00000000" w:rsidRPr="00000000" w14:paraId="000002B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Operation finished successfully. The following command can describe the Operation details:</w:t>
            </w:r>
          </w:p>
          <w:p w:rsidR="00000000" w:rsidDel="00000000" w:rsidP="00000000" w:rsidRDefault="00000000" w:rsidRPr="00000000" w14:paraId="000002B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gcloud services operations describe operations/...</w:t>
            </w:r>
          </w:p>
        </w:tc>
      </w:tr>
    </w:tbl>
    <w:p w:rsidR="00000000" w:rsidDel="00000000" w:rsidP="00000000" w:rsidRDefault="00000000" w:rsidRPr="00000000" w14:paraId="000002B3">
      <w:pPr>
        <w:jc w:val="left"/>
        <w:rPr/>
      </w:pPr>
      <w:r w:rsidDel="00000000" w:rsidR="00000000" w:rsidRPr="00000000">
        <w:rPr>
          <w:rtl w:val="0"/>
        </w:rPr>
      </w:r>
    </w:p>
    <w:p w:rsidR="00000000" w:rsidDel="00000000" w:rsidP="00000000" w:rsidRDefault="00000000" w:rsidRPr="00000000" w14:paraId="000002B4">
      <w:pPr>
        <w:pStyle w:val="Heading2"/>
        <w:jc w:val="left"/>
        <w:rPr/>
      </w:pPr>
      <w:bookmarkStart w:colFirst="0" w:colLast="0" w:name="_yp1uy8rtkh9x" w:id="39"/>
      <w:bookmarkEnd w:id="39"/>
      <w:r w:rsidDel="00000000" w:rsidR="00000000" w:rsidRPr="00000000">
        <w:rPr>
          <w:rtl w:val="0"/>
        </w:rPr>
        <w:t xml:space="preserve">Task 2 - Create a new Topic</w:t>
      </w:r>
    </w:p>
    <w:p w:rsidR="00000000" w:rsidDel="00000000" w:rsidP="00000000" w:rsidRDefault="00000000" w:rsidRPr="00000000" w14:paraId="000002B5">
      <w:pPr>
        <w:rPr/>
      </w:pPr>
      <w:r w:rsidDel="00000000" w:rsidR="00000000" w:rsidRPr="00000000">
        <w:rPr>
          <w:rtl w:val="0"/>
        </w:rPr>
        <w:t xml:space="preserve">1. Create a new topic to send the message to.</w:t>
      </w:r>
    </w:p>
    <w:p w:rsidR="00000000" w:rsidDel="00000000" w:rsidP="00000000" w:rsidRDefault="00000000" w:rsidRPr="00000000" w14:paraId="000002B6">
      <w:pPr>
        <w:rPr/>
      </w:pPr>
      <w:r w:rsidDel="00000000" w:rsidR="00000000" w:rsidRPr="00000000">
        <w:rPr>
          <w:rtl w:val="0"/>
        </w:rPr>
      </w:r>
    </w:p>
    <w:tbl>
      <w:tblPr>
        <w:tblStyle w:val="Table7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pubsub topics create messages</w:t>
            </w:r>
          </w:p>
        </w:tc>
      </w:tr>
    </w:tbl>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pStyle w:val="Heading2"/>
        <w:rPr/>
      </w:pPr>
      <w:bookmarkStart w:colFirst="0" w:colLast="0" w:name="_s4nkf5xzatan" w:id="40"/>
      <w:bookmarkEnd w:id="40"/>
      <w:r w:rsidDel="00000000" w:rsidR="00000000" w:rsidRPr="00000000">
        <w:rPr>
          <w:rtl w:val="0"/>
        </w:rPr>
        <w:t xml:space="preserve">Task 3 - Add Spring Cloud GCP Pub/Sub Starter</w:t>
      </w:r>
    </w:p>
    <w:p w:rsidR="00000000" w:rsidDel="00000000" w:rsidP="00000000" w:rsidRDefault="00000000" w:rsidRPr="00000000" w14:paraId="000002BA">
      <w:pPr>
        <w:jc w:val="left"/>
        <w:rPr/>
      </w:pPr>
      <w:r w:rsidDel="00000000" w:rsidR="00000000" w:rsidRPr="00000000">
        <w:rPr>
          <w:rtl w:val="0"/>
        </w:rPr>
        <w:t xml:space="preserve">1. In the Guestbook Frontend, add the Pub/Sub starters.</w:t>
      </w:r>
    </w:p>
    <w:p w:rsidR="00000000" w:rsidDel="00000000" w:rsidP="00000000" w:rsidRDefault="00000000" w:rsidRPr="00000000" w14:paraId="000002BB">
      <w:pPr>
        <w:jc w:val="left"/>
        <w:rPr/>
      </w:pPr>
      <w:r w:rsidDel="00000000" w:rsidR="00000000" w:rsidRPr="00000000">
        <w:rPr>
          <w:rtl w:val="0"/>
        </w:rPr>
      </w:r>
    </w:p>
    <w:p w:rsidR="00000000" w:rsidDel="00000000" w:rsidP="00000000" w:rsidRDefault="00000000" w:rsidRPr="00000000" w14:paraId="000002BC">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guestbook-frontend/pom.xml</w:t>
      </w:r>
    </w:p>
    <w:tbl>
      <w:tblPr>
        <w:tblStyle w:val="Table7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&lt;?xml version="1.0" encoding="UTF-8"?&gt;</w:t>
            </w:r>
          </w:p>
          <w:p w:rsidR="00000000" w:rsidDel="00000000" w:rsidP="00000000" w:rsidRDefault="00000000" w:rsidRPr="00000000" w14:paraId="000002BE">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&lt;project xmlns="http://maven.apache.org/POM/4.0.0" ...&gt;</w:t>
            </w:r>
          </w:p>
          <w:p w:rsidR="00000000" w:rsidDel="00000000" w:rsidP="00000000" w:rsidRDefault="00000000" w:rsidRPr="00000000" w14:paraId="000002BF">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2C0">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2C1">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2C2">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&lt;dependency&gt;</w:t>
            </w:r>
          </w:p>
          <w:p w:rsidR="00000000" w:rsidDel="00000000" w:rsidP="00000000" w:rsidRDefault="00000000" w:rsidRPr="00000000" w14:paraId="000002C3">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&lt;groupId&gt;org.springframework.cloud&lt;/groupId&gt;</w:t>
            </w:r>
          </w:p>
          <w:p w:rsidR="00000000" w:rsidDel="00000000" w:rsidP="00000000" w:rsidRDefault="00000000" w:rsidRPr="00000000" w14:paraId="000002C4">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&lt;artifactId&gt;spring-cloud-gcp-starter-pubsub&lt;/artifactId&gt;</w:t>
            </w:r>
          </w:p>
          <w:p w:rsidR="00000000" w:rsidDel="00000000" w:rsidP="00000000" w:rsidRDefault="00000000" w:rsidRPr="00000000" w14:paraId="000002C5">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&lt;/dependency&gt;</w:t>
            </w:r>
          </w:p>
          <w:p w:rsidR="00000000" w:rsidDel="00000000" w:rsidP="00000000" w:rsidRDefault="00000000" w:rsidRPr="00000000" w14:paraId="000002C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2C7">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2C8">
            <w:pPr>
              <w:spacing w:line="240" w:lineRule="auto"/>
              <w:jc w:val="left"/>
              <w:rPr/>
            </w:pPr>
            <w:r w:rsidDel="00000000" w:rsidR="00000000" w:rsidRPr="00000000">
              <w:rPr>
                <w:rFonts w:ascii="Courier New" w:cs="Courier New" w:eastAsia="Courier New" w:hAnsi="Courier New"/>
                <w:rtl w:val="0"/>
              </w:rPr>
              <w:t xml:space="preserve">&lt;/project&gt;</w:t>
            </w:r>
            <w:r w:rsidDel="00000000" w:rsidR="00000000" w:rsidRPr="00000000">
              <w:rPr>
                <w:rtl w:val="0"/>
              </w:rPr>
            </w:r>
          </w:p>
        </w:tc>
      </w:tr>
    </w:tbl>
    <w:p w:rsidR="00000000" w:rsidDel="00000000" w:rsidP="00000000" w:rsidRDefault="00000000" w:rsidRPr="00000000" w14:paraId="000002C9">
      <w:pPr>
        <w:jc w:val="left"/>
        <w:rPr/>
      </w:pPr>
      <w:r w:rsidDel="00000000" w:rsidR="00000000" w:rsidRPr="00000000">
        <w:rPr>
          <w:rtl w:val="0"/>
        </w:rPr>
      </w:r>
    </w:p>
    <w:p w:rsidR="00000000" w:rsidDel="00000000" w:rsidP="00000000" w:rsidRDefault="00000000" w:rsidRPr="00000000" w14:paraId="000002CA">
      <w:pPr>
        <w:pStyle w:val="Heading2"/>
        <w:jc w:val="left"/>
        <w:rPr/>
      </w:pPr>
      <w:bookmarkStart w:colFirst="0" w:colLast="0" w:name="_7ugnhbkgime0" w:id="41"/>
      <w:bookmarkEnd w:id="41"/>
      <w:r w:rsidDel="00000000" w:rsidR="00000000" w:rsidRPr="00000000">
        <w:rPr>
          <w:rtl w:val="0"/>
        </w:rPr>
        <w:t xml:space="preserve">Task 4 - Publish Message</w:t>
      </w:r>
    </w:p>
    <w:p w:rsidR="00000000" w:rsidDel="00000000" w:rsidP="00000000" w:rsidRDefault="00000000" w:rsidRPr="00000000" w14:paraId="000002CB">
      <w:pPr>
        <w:jc w:val="left"/>
        <w:rPr/>
      </w:pPr>
      <w:r w:rsidDel="00000000" w:rsidR="00000000" w:rsidRPr="00000000">
        <w:rPr>
          <w:rtl w:val="0"/>
        </w:rPr>
        <w:t xml:space="preserve">The simplest way to publish a message to Pub/Sub using Spring Cloud GCP is to use the </w:t>
      </w:r>
      <w:r w:rsidDel="00000000" w:rsidR="00000000" w:rsidRPr="00000000">
        <w:rPr>
          <w:rFonts w:ascii="Courier New" w:cs="Courier New" w:eastAsia="Courier New" w:hAnsi="Courier New"/>
          <w:rtl w:val="0"/>
        </w:rPr>
        <w:t xml:space="preserve">PubSubTemplate</w:t>
      </w:r>
      <w:r w:rsidDel="00000000" w:rsidR="00000000" w:rsidRPr="00000000">
        <w:rPr>
          <w:rtl w:val="0"/>
        </w:rPr>
        <w:t xml:space="preserve"> bean.  This bean is automatically configured and made available by the starter.</w:t>
      </w:r>
    </w:p>
    <w:p w:rsidR="00000000" w:rsidDel="00000000" w:rsidP="00000000" w:rsidRDefault="00000000" w:rsidRPr="00000000" w14:paraId="000002CC">
      <w:pPr>
        <w:jc w:val="left"/>
        <w:rPr/>
      </w:pPr>
      <w:r w:rsidDel="00000000" w:rsidR="00000000" w:rsidRPr="00000000">
        <w:rPr>
          <w:rtl w:val="0"/>
        </w:rPr>
      </w:r>
    </w:p>
    <w:p w:rsidR="00000000" w:rsidDel="00000000" w:rsidP="00000000" w:rsidRDefault="00000000" w:rsidRPr="00000000" w14:paraId="000002CD">
      <w:pPr>
        <w:jc w:val="left"/>
        <w:rPr/>
      </w:pPr>
      <w:r w:rsidDel="00000000" w:rsidR="00000000" w:rsidRPr="00000000">
        <w:rPr>
          <w:rtl w:val="0"/>
        </w:rPr>
        <w:t xml:space="preserve">1. Add </w:t>
      </w:r>
      <w:r w:rsidDel="00000000" w:rsidR="00000000" w:rsidRPr="00000000">
        <w:rPr>
          <w:rFonts w:ascii="Courier New" w:cs="Courier New" w:eastAsia="Courier New" w:hAnsi="Courier New"/>
          <w:rtl w:val="0"/>
        </w:rPr>
        <w:t xml:space="preserve">PubSubTemplate</w:t>
      </w:r>
      <w:r w:rsidDel="00000000" w:rsidR="00000000" w:rsidRPr="00000000">
        <w:rPr>
          <w:rtl w:val="0"/>
        </w:rPr>
        <w:t xml:space="preserve"> to </w:t>
      </w:r>
      <w:r w:rsidDel="00000000" w:rsidR="00000000" w:rsidRPr="00000000">
        <w:rPr>
          <w:rFonts w:ascii="Courier New" w:cs="Courier New" w:eastAsia="Courier New" w:hAnsi="Courier New"/>
          <w:rtl w:val="0"/>
        </w:rPr>
        <w:t xml:space="preserve">FrontendController</w:t>
      </w:r>
      <w:r w:rsidDel="00000000" w:rsidR="00000000" w:rsidRPr="00000000">
        <w:rPr>
          <w:rtl w:val="0"/>
        </w:rPr>
        <w:t xml:space="preserve"> and use it to publish a message.</w:t>
      </w:r>
    </w:p>
    <w:p w:rsidR="00000000" w:rsidDel="00000000" w:rsidP="00000000" w:rsidRDefault="00000000" w:rsidRPr="00000000" w14:paraId="000002CE">
      <w:pPr>
        <w:jc w:val="left"/>
        <w:rPr/>
      </w:pPr>
      <w:r w:rsidDel="00000000" w:rsidR="00000000" w:rsidRPr="00000000">
        <w:rPr>
          <w:rtl w:val="0"/>
        </w:rPr>
      </w:r>
    </w:p>
    <w:p w:rsidR="00000000" w:rsidDel="00000000" w:rsidP="00000000" w:rsidRDefault="00000000" w:rsidRPr="00000000" w14:paraId="000002CF">
      <w:pPr>
        <w:jc w:val="left"/>
        <w:rPr/>
      </w:pPr>
      <w:r w:rsidDel="00000000" w:rsidR="00000000" w:rsidRPr="00000000">
        <w:rPr>
          <w:rFonts w:ascii="Courier New" w:cs="Courier New" w:eastAsia="Courier New" w:hAnsi="Courier New"/>
          <w:rtl w:val="0"/>
        </w:rPr>
        <w:t xml:space="preserve">guestbook-frontend/src/main/java/com/example/frontend/FrontendController.java</w:t>
      </w:r>
      <w:r w:rsidDel="00000000" w:rsidR="00000000" w:rsidRPr="00000000">
        <w:rPr>
          <w:rtl w:val="0"/>
        </w:rPr>
      </w:r>
    </w:p>
    <w:tbl>
      <w:tblPr>
        <w:tblStyle w:val="Table7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package com.example.frontend;</w:t>
            </w:r>
          </w:p>
          <w:p w:rsidR="00000000" w:rsidDel="00000000" w:rsidP="00000000" w:rsidRDefault="00000000" w:rsidRPr="00000000" w14:paraId="000002D1">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2D3">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D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Add imports</w:t>
            </w:r>
          </w:p>
          <w:p w:rsidR="00000000" w:rsidDel="00000000" w:rsidP="00000000" w:rsidRDefault="00000000" w:rsidRPr="00000000" w14:paraId="000002D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org.springframework.cloud.gcp.pubsub.core.*;</w:t>
            </w:r>
          </w:p>
          <w:p w:rsidR="00000000" w:rsidDel="00000000" w:rsidP="00000000" w:rsidRDefault="00000000" w:rsidRPr="00000000" w14:paraId="000002D6">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@Controller</w:t>
            </w:r>
          </w:p>
          <w:p w:rsidR="00000000" w:rsidDel="00000000" w:rsidP="00000000" w:rsidRDefault="00000000" w:rsidRPr="00000000" w14:paraId="000002D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@SessionAttributes("name")</w:t>
            </w:r>
          </w:p>
          <w:p w:rsidR="00000000" w:rsidDel="00000000" w:rsidP="00000000" w:rsidRDefault="00000000" w:rsidRPr="00000000" w14:paraId="000002D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FrontendController {</w:t>
            </w:r>
          </w:p>
          <w:p w:rsidR="00000000" w:rsidDel="00000000" w:rsidP="00000000" w:rsidRDefault="00000000" w:rsidRPr="00000000" w14:paraId="000002D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@Autowired</w:t>
            </w:r>
          </w:p>
          <w:p w:rsidR="00000000" w:rsidDel="00000000" w:rsidP="00000000" w:rsidRDefault="00000000" w:rsidRPr="00000000" w14:paraId="000002D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private GuestbookMessagesClient client;</w:t>
            </w:r>
          </w:p>
          <w:p w:rsidR="00000000" w:rsidDel="00000000" w:rsidP="00000000" w:rsidRDefault="00000000" w:rsidRPr="00000000" w14:paraId="000002DC">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@Autowired</w:t>
            </w:r>
          </w:p>
          <w:p w:rsidR="00000000" w:rsidDel="00000000" w:rsidP="00000000" w:rsidRDefault="00000000" w:rsidRPr="00000000" w14:paraId="000002D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private PubSubTemplate pubSubTemplate;</w:t>
            </w:r>
          </w:p>
          <w:p w:rsidR="00000000" w:rsidDel="00000000" w:rsidP="00000000" w:rsidRDefault="00000000" w:rsidRPr="00000000" w14:paraId="000002D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2E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@Value("${greeting:Hello}")</w:t>
            </w:r>
          </w:p>
          <w:p w:rsidR="00000000" w:rsidDel="00000000" w:rsidP="00000000" w:rsidRDefault="00000000" w:rsidRPr="00000000" w14:paraId="000002E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private String greeting;</w:t>
            </w:r>
          </w:p>
          <w:p w:rsidR="00000000" w:rsidDel="00000000" w:rsidP="00000000" w:rsidRDefault="00000000" w:rsidRPr="00000000" w14:paraId="000002E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2E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@GetMapping("/")</w:t>
            </w:r>
          </w:p>
          <w:p w:rsidR="00000000" w:rsidDel="00000000" w:rsidP="00000000" w:rsidRDefault="00000000" w:rsidRPr="00000000" w14:paraId="000002E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String index(Model model) {</w:t>
            </w:r>
          </w:p>
          <w:p w:rsidR="00000000" w:rsidDel="00000000" w:rsidP="00000000" w:rsidRDefault="00000000" w:rsidRPr="00000000" w14:paraId="000002E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2E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2E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2E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@PostMapping("/post")</w:t>
            </w:r>
          </w:p>
          <w:p w:rsidR="00000000" w:rsidDel="00000000" w:rsidP="00000000" w:rsidRDefault="00000000" w:rsidRPr="00000000" w14:paraId="000002E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String post(@RequestParam String name, @RequestParam String message, Model model) {</w:t>
            </w:r>
          </w:p>
          <w:p w:rsidR="00000000" w:rsidDel="00000000" w:rsidP="00000000" w:rsidRDefault="00000000" w:rsidRPr="00000000" w14:paraId="000002E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model.addAttribute("name", name);</w:t>
            </w:r>
          </w:p>
          <w:p w:rsidR="00000000" w:rsidDel="00000000" w:rsidP="00000000" w:rsidRDefault="00000000" w:rsidRPr="00000000" w14:paraId="000002E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(message != null &amp;&amp; !message.trim().isEmpty()) {</w:t>
            </w:r>
          </w:p>
          <w:p w:rsidR="00000000" w:rsidDel="00000000" w:rsidP="00000000" w:rsidRDefault="00000000" w:rsidRPr="00000000" w14:paraId="000002E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 Post the message to the backend service</w:t>
            </w:r>
          </w:p>
          <w:p w:rsidR="00000000" w:rsidDel="00000000" w:rsidP="00000000" w:rsidRDefault="00000000" w:rsidRPr="00000000" w14:paraId="000002E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2EE">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pubSubTemplate.publish("messages", name + ": " + message);</w:t>
            </w:r>
          </w:p>
          <w:p w:rsidR="00000000" w:rsidDel="00000000" w:rsidP="00000000" w:rsidRDefault="00000000" w:rsidRPr="00000000" w14:paraId="000002F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2F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return "redirect:/";</w:t>
            </w:r>
          </w:p>
          <w:p w:rsidR="00000000" w:rsidDel="00000000" w:rsidP="00000000" w:rsidRDefault="00000000" w:rsidRPr="00000000" w14:paraId="000002F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F4">
      <w:pPr>
        <w:jc w:val="left"/>
        <w:rPr/>
      </w:pPr>
      <w:r w:rsidDel="00000000" w:rsidR="00000000" w:rsidRPr="00000000">
        <w:rPr>
          <w:rtl w:val="0"/>
        </w:rPr>
      </w:r>
    </w:p>
    <w:p w:rsidR="00000000" w:rsidDel="00000000" w:rsidP="00000000" w:rsidRDefault="00000000" w:rsidRPr="00000000" w14:paraId="000002F5">
      <w:pPr>
        <w:pStyle w:val="Heading2"/>
        <w:jc w:val="left"/>
        <w:rPr/>
      </w:pPr>
      <w:bookmarkStart w:colFirst="0" w:colLast="0" w:name="_v0363fhio0hq" w:id="42"/>
      <w:bookmarkEnd w:id="42"/>
      <w:r w:rsidDel="00000000" w:rsidR="00000000" w:rsidRPr="00000000">
        <w:rPr>
          <w:rtl w:val="0"/>
        </w:rPr>
        <w:t xml:space="preserve">Task 5 - Run it locally</w:t>
      </w:r>
    </w:p>
    <w:p w:rsidR="00000000" w:rsidDel="00000000" w:rsidP="00000000" w:rsidRDefault="00000000" w:rsidRPr="00000000" w14:paraId="000002F6">
      <w:pPr>
        <w:jc w:val="left"/>
        <w:rPr/>
      </w:pPr>
      <w:r w:rsidDel="00000000" w:rsidR="00000000" w:rsidRPr="00000000">
        <w:rPr>
          <w:rtl w:val="0"/>
        </w:rPr>
        <w:t xml:space="preserve">1. Restart the Guestbook Frontend.</w:t>
      </w:r>
    </w:p>
    <w:p w:rsidR="00000000" w:rsidDel="00000000" w:rsidP="00000000" w:rsidRDefault="00000000" w:rsidRPr="00000000" w14:paraId="000002F7">
      <w:pPr>
        <w:jc w:val="left"/>
        <w:rPr/>
      </w:pPr>
      <w:r w:rsidDel="00000000" w:rsidR="00000000" w:rsidRPr="00000000">
        <w:rPr>
          <w:rtl w:val="0"/>
        </w:rPr>
      </w:r>
    </w:p>
    <w:tbl>
      <w:tblPr>
        <w:tblStyle w:val="Table7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~/guestbook-frontend</w:t>
            </w:r>
          </w:p>
          <w:p w:rsidR="00000000" w:rsidDel="00000000" w:rsidP="00000000" w:rsidRDefault="00000000" w:rsidRPr="00000000" w14:paraId="000002F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spring-boot:run -Dspring.profiles.active=cloud</w:t>
            </w:r>
          </w:p>
        </w:tc>
      </w:tr>
    </w:tbl>
    <w:p w:rsidR="00000000" w:rsidDel="00000000" w:rsidP="00000000" w:rsidRDefault="00000000" w:rsidRPr="00000000" w14:paraId="000002FA">
      <w:pPr>
        <w:jc w:val="left"/>
        <w:rPr/>
      </w:pPr>
      <w:r w:rsidDel="00000000" w:rsidR="00000000" w:rsidRPr="00000000">
        <w:rPr>
          <w:rtl w:val="0"/>
        </w:rPr>
      </w:r>
    </w:p>
    <w:p w:rsidR="00000000" w:rsidDel="00000000" w:rsidP="00000000" w:rsidRDefault="00000000" w:rsidRPr="00000000" w14:paraId="000002FB">
      <w:pPr>
        <w:jc w:val="left"/>
        <w:rPr/>
      </w:pPr>
      <w:r w:rsidDel="00000000" w:rsidR="00000000" w:rsidRPr="00000000">
        <w:rPr>
          <w:rtl w:val="0"/>
        </w:rPr>
        <w:t xml:space="preserve">2. Open Cloud Shell web preview and post a message. This will then publish a message to the Pub/Sub topic.</w:t>
      </w:r>
    </w:p>
    <w:p w:rsidR="00000000" w:rsidDel="00000000" w:rsidP="00000000" w:rsidRDefault="00000000" w:rsidRPr="00000000" w14:paraId="000002FC">
      <w:pPr>
        <w:pStyle w:val="Heading2"/>
        <w:jc w:val="left"/>
        <w:rPr/>
      </w:pPr>
      <w:bookmarkStart w:colFirst="0" w:colLast="0" w:name="_ao8383ijtmxa" w:id="43"/>
      <w:bookmarkEnd w:id="43"/>
      <w:r w:rsidDel="00000000" w:rsidR="00000000" w:rsidRPr="00000000">
        <w:rPr>
          <w:rtl w:val="0"/>
        </w:rPr>
        <w:t xml:space="preserve">Task 6 - Create a Subscription</w:t>
      </w:r>
    </w:p>
    <w:p w:rsidR="00000000" w:rsidDel="00000000" w:rsidP="00000000" w:rsidRDefault="00000000" w:rsidRPr="00000000" w14:paraId="000002FD">
      <w:pPr>
        <w:jc w:val="left"/>
        <w:rPr/>
      </w:pPr>
      <w:r w:rsidDel="00000000" w:rsidR="00000000" w:rsidRPr="00000000">
        <w:rPr>
          <w:rtl w:val="0"/>
        </w:rPr>
        <w:t xml:space="preserve">To subscribe to a topic, you need to create a subscription first.  Pub/Sub supports pull subscription and push subscription.  With a pull subscription, client can actively pull messages from the topic. With a push subscription, Pub/Sub can actively publish messages to a target webhook endpoint.</w:t>
      </w:r>
    </w:p>
    <w:p w:rsidR="00000000" w:rsidDel="00000000" w:rsidP="00000000" w:rsidRDefault="00000000" w:rsidRPr="00000000" w14:paraId="000002FE">
      <w:pPr>
        <w:jc w:val="left"/>
        <w:rPr/>
      </w:pPr>
      <w:r w:rsidDel="00000000" w:rsidR="00000000" w:rsidRPr="00000000">
        <w:rPr>
          <w:rtl w:val="0"/>
        </w:rPr>
      </w:r>
    </w:p>
    <w:p w:rsidR="00000000" w:rsidDel="00000000" w:rsidP="00000000" w:rsidRDefault="00000000" w:rsidRPr="00000000" w14:paraId="000002FF">
      <w:pPr>
        <w:jc w:val="left"/>
        <w:rPr/>
      </w:pPr>
      <w:r w:rsidDel="00000000" w:rsidR="00000000" w:rsidRPr="00000000">
        <w:rPr>
          <w:rtl w:val="0"/>
        </w:rPr>
        <w:t xml:space="preserve">A topic can have multiple subscriptions.  A subscription can have many subscribers.  If you want to distribute different messages around to different subscribers, then all the subscribers must be subscribing to the same subscription.  If you want to publish the same messages to all the subscribers, then each subscriber needs to subscribe to its own subscription.</w:t>
      </w:r>
    </w:p>
    <w:p w:rsidR="00000000" w:rsidDel="00000000" w:rsidP="00000000" w:rsidRDefault="00000000" w:rsidRPr="00000000" w14:paraId="00000300">
      <w:pPr>
        <w:jc w:val="left"/>
        <w:rPr/>
      </w:pPr>
      <w:r w:rsidDel="00000000" w:rsidR="00000000" w:rsidRPr="00000000">
        <w:rPr>
          <w:rtl w:val="0"/>
        </w:rPr>
      </w:r>
    </w:p>
    <w:p w:rsidR="00000000" w:rsidDel="00000000" w:rsidP="00000000" w:rsidRDefault="00000000" w:rsidRPr="00000000" w14:paraId="00000301">
      <w:pPr>
        <w:jc w:val="left"/>
        <w:rPr/>
      </w:pPr>
      <w:r w:rsidDel="00000000" w:rsidR="00000000" w:rsidRPr="00000000">
        <w:rPr>
          <w:rtl w:val="0"/>
        </w:rPr>
        <w:t xml:space="preserve">Pub/Sub delivery is at-least once. Hence, you must deal with idempotency and/or de-duplicate messages if you cannot process the same message more than once.</w:t>
      </w:r>
    </w:p>
    <w:p w:rsidR="00000000" w:rsidDel="00000000" w:rsidP="00000000" w:rsidRDefault="00000000" w:rsidRPr="00000000" w14:paraId="00000302">
      <w:pPr>
        <w:jc w:val="left"/>
        <w:rPr/>
      </w:pPr>
      <w:r w:rsidDel="00000000" w:rsidR="00000000" w:rsidRPr="00000000">
        <w:rPr>
          <w:rtl w:val="0"/>
        </w:rPr>
      </w:r>
    </w:p>
    <w:p w:rsidR="00000000" w:rsidDel="00000000" w:rsidP="00000000" w:rsidRDefault="00000000" w:rsidRPr="00000000" w14:paraId="00000303">
      <w:pPr>
        <w:jc w:val="left"/>
        <w:rPr/>
      </w:pPr>
      <w:r w:rsidDel="00000000" w:rsidR="00000000" w:rsidRPr="00000000">
        <w:rPr>
          <w:rtl w:val="0"/>
        </w:rPr>
        <w:t xml:space="preserve">1. Create a subscription.</w:t>
      </w:r>
    </w:p>
    <w:p w:rsidR="00000000" w:rsidDel="00000000" w:rsidP="00000000" w:rsidRDefault="00000000" w:rsidRPr="00000000" w14:paraId="00000304">
      <w:pPr>
        <w:jc w:val="left"/>
        <w:rPr/>
      </w:pPr>
      <w:r w:rsidDel="00000000" w:rsidR="00000000" w:rsidRPr="00000000">
        <w:rPr>
          <w:rtl w:val="0"/>
        </w:rPr>
      </w:r>
    </w:p>
    <w:tbl>
      <w:tblPr>
        <w:tblStyle w:val="Table7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beta pubsub subscriptions create messages-subscription-1 \</w:t>
            </w:r>
          </w:p>
          <w:p w:rsidR="00000000" w:rsidDel="00000000" w:rsidP="00000000" w:rsidRDefault="00000000" w:rsidRPr="00000000" w14:paraId="00000306">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--topic=messages</w:t>
            </w:r>
          </w:p>
        </w:tc>
      </w:tr>
    </w:tbl>
    <w:p w:rsidR="00000000" w:rsidDel="00000000" w:rsidP="00000000" w:rsidRDefault="00000000" w:rsidRPr="00000000" w14:paraId="00000307">
      <w:pPr>
        <w:jc w:val="left"/>
        <w:rPr/>
      </w:pPr>
      <w:r w:rsidDel="00000000" w:rsidR="00000000" w:rsidRPr="00000000">
        <w:rPr>
          <w:rtl w:val="0"/>
        </w:rPr>
      </w:r>
    </w:p>
    <w:p w:rsidR="00000000" w:rsidDel="00000000" w:rsidP="00000000" w:rsidRDefault="00000000" w:rsidRPr="00000000" w14:paraId="00000308">
      <w:pPr>
        <w:jc w:val="left"/>
        <w:rPr/>
      </w:pPr>
      <w:r w:rsidDel="00000000" w:rsidR="00000000" w:rsidRPr="00000000">
        <w:rPr>
          <w:rtl w:val="0"/>
        </w:rPr>
        <w:t xml:space="preserve">2. Pull messages from the subscription.</w:t>
      </w:r>
    </w:p>
    <w:p w:rsidR="00000000" w:rsidDel="00000000" w:rsidP="00000000" w:rsidRDefault="00000000" w:rsidRPr="00000000" w14:paraId="00000309">
      <w:pPr>
        <w:jc w:val="left"/>
        <w:rPr/>
      </w:pPr>
      <w:r w:rsidDel="00000000" w:rsidR="00000000" w:rsidRPr="00000000">
        <w:rPr>
          <w:rtl w:val="0"/>
        </w:rPr>
      </w:r>
    </w:p>
    <w:tbl>
      <w:tblPr>
        <w:tblStyle w:val="Table7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beta pubsub subscriptions pull messages-subscription-1</w:t>
            </w:r>
          </w:p>
          <w:p w:rsidR="00000000" w:rsidDel="00000000" w:rsidP="00000000" w:rsidRDefault="00000000" w:rsidRPr="00000000" w14:paraId="0000030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Listed 0 items.</w:t>
            </w:r>
          </w:p>
        </w:tc>
      </w:tr>
    </w:tbl>
    <w:p w:rsidR="00000000" w:rsidDel="00000000" w:rsidP="00000000" w:rsidRDefault="00000000" w:rsidRPr="00000000" w14:paraId="0000030C">
      <w:pPr>
        <w:jc w:val="left"/>
        <w:rPr/>
      </w:pPr>
      <w:r w:rsidDel="00000000" w:rsidR="00000000" w:rsidRPr="00000000">
        <w:rPr>
          <w:rtl w:val="0"/>
        </w:rPr>
      </w:r>
    </w:p>
    <w:p w:rsidR="00000000" w:rsidDel="00000000" w:rsidP="00000000" w:rsidRDefault="00000000" w:rsidRPr="00000000" w14:paraId="0000030D">
      <w:pPr>
        <w:jc w:val="left"/>
        <w:rPr/>
      </w:pPr>
      <w:r w:rsidDel="00000000" w:rsidR="00000000" w:rsidRPr="00000000">
        <w:rPr>
          <w:rtl w:val="0"/>
        </w:rPr>
        <w:t xml:space="preserve">3. The message you posted earlier will not show up just yet. It's because the message was published prior creation of a subscription. Go back to the frontend application and post another message, and then pull the message again.</w:t>
      </w:r>
    </w:p>
    <w:p w:rsidR="00000000" w:rsidDel="00000000" w:rsidP="00000000" w:rsidRDefault="00000000" w:rsidRPr="00000000" w14:paraId="0000030E">
      <w:pPr>
        <w:jc w:val="left"/>
        <w:rPr/>
      </w:pPr>
      <w:r w:rsidDel="00000000" w:rsidR="00000000" w:rsidRPr="00000000">
        <w:rPr>
          <w:rtl w:val="0"/>
        </w:rPr>
      </w:r>
    </w:p>
    <w:tbl>
      <w:tblPr>
        <w:tblStyle w:val="Table7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beta pubsub subscriptions pull messages-subscription-1</w:t>
            </w:r>
          </w:p>
        </w:tc>
      </w:tr>
    </w:tbl>
    <w:p w:rsidR="00000000" w:rsidDel="00000000" w:rsidP="00000000" w:rsidRDefault="00000000" w:rsidRPr="00000000" w14:paraId="00000310">
      <w:pPr>
        <w:jc w:val="left"/>
        <w:rPr/>
      </w:pPr>
      <w:r w:rsidDel="00000000" w:rsidR="00000000" w:rsidRPr="00000000">
        <w:rPr>
          <w:rtl w:val="0"/>
        </w:rPr>
      </w:r>
    </w:p>
    <w:p w:rsidR="00000000" w:rsidDel="00000000" w:rsidP="00000000" w:rsidRDefault="00000000" w:rsidRPr="00000000" w14:paraId="00000311">
      <w:pPr>
        <w:jc w:val="left"/>
        <w:rPr/>
      </w:pPr>
      <w:r w:rsidDel="00000000" w:rsidR="00000000" w:rsidRPr="00000000">
        <w:rPr>
          <w:rtl w:val="0"/>
        </w:rPr>
        <w:t xml:space="preserve">You should see the message.  However, the message will remain in the subscription until it's acknowledged.  </w:t>
      </w:r>
    </w:p>
    <w:p w:rsidR="00000000" w:rsidDel="00000000" w:rsidP="00000000" w:rsidRDefault="00000000" w:rsidRPr="00000000" w14:paraId="00000312">
      <w:pPr>
        <w:jc w:val="left"/>
        <w:rPr/>
      </w:pPr>
      <w:r w:rsidDel="00000000" w:rsidR="00000000" w:rsidRPr="00000000">
        <w:rPr>
          <w:rtl w:val="0"/>
        </w:rPr>
      </w:r>
    </w:p>
    <w:p w:rsidR="00000000" w:rsidDel="00000000" w:rsidP="00000000" w:rsidRDefault="00000000" w:rsidRPr="00000000" w14:paraId="00000313">
      <w:pPr>
        <w:jc w:val="left"/>
        <w:rPr/>
      </w:pPr>
      <w:r w:rsidDel="00000000" w:rsidR="00000000" w:rsidRPr="00000000">
        <w:rPr>
          <w:rtl w:val="0"/>
        </w:rPr>
        <w:t xml:space="preserve">4. To pull the message and remove it from subscription from the command line, use auto-acknowledgement.</w:t>
      </w:r>
    </w:p>
    <w:p w:rsidR="00000000" w:rsidDel="00000000" w:rsidP="00000000" w:rsidRDefault="00000000" w:rsidRPr="00000000" w14:paraId="00000314">
      <w:pPr>
        <w:jc w:val="left"/>
        <w:rPr/>
      </w:pPr>
      <w:r w:rsidDel="00000000" w:rsidR="00000000" w:rsidRPr="00000000">
        <w:rPr>
          <w:rtl w:val="0"/>
        </w:rPr>
      </w:r>
    </w:p>
    <w:tbl>
      <w:tblPr>
        <w:tblStyle w:val="Table7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beta pubsub subscriptions pull messages-subscription-1 --auto-ack</w:t>
            </w:r>
          </w:p>
        </w:tc>
      </w:tr>
    </w:tbl>
    <w:p w:rsidR="00000000" w:rsidDel="00000000" w:rsidP="00000000" w:rsidRDefault="00000000" w:rsidRPr="00000000" w14:paraId="00000316">
      <w:pPr>
        <w:jc w:val="left"/>
        <w:rPr/>
      </w:pPr>
      <w:r w:rsidDel="00000000" w:rsidR="00000000" w:rsidRPr="00000000">
        <w:rPr>
          <w:rtl w:val="0"/>
        </w:rPr>
      </w:r>
    </w:p>
    <w:p w:rsidR="00000000" w:rsidDel="00000000" w:rsidP="00000000" w:rsidRDefault="00000000" w:rsidRPr="00000000" w14:paraId="00000317">
      <w:pPr>
        <w:pStyle w:val="Heading2"/>
        <w:jc w:val="left"/>
        <w:rPr/>
      </w:pPr>
      <w:bookmarkStart w:colFirst="0" w:colLast="0" w:name="_kt2fjcsekixn" w:id="44"/>
      <w:bookmarkEnd w:id="44"/>
      <w:r w:rsidDel="00000000" w:rsidR="00000000" w:rsidRPr="00000000">
        <w:rPr>
          <w:rtl w:val="0"/>
        </w:rPr>
        <w:t xml:space="preserve">Task 7 - Process Messages in Subscription</w:t>
      </w:r>
    </w:p>
    <w:p w:rsidR="00000000" w:rsidDel="00000000" w:rsidP="00000000" w:rsidRDefault="00000000" w:rsidRPr="00000000" w14:paraId="00000318">
      <w:pPr>
        <w:rPr/>
      </w:pPr>
      <w:r w:rsidDel="00000000" w:rsidR="00000000" w:rsidRPr="00000000">
        <w:rPr>
          <w:rtl w:val="0"/>
        </w:rPr>
        <w:t xml:space="preserve">You can use </w:t>
      </w:r>
      <w:r w:rsidDel="00000000" w:rsidR="00000000" w:rsidRPr="00000000">
        <w:rPr>
          <w:rFonts w:ascii="Courier New" w:cs="Courier New" w:eastAsia="Courier New" w:hAnsi="Courier New"/>
          <w:rtl w:val="0"/>
        </w:rPr>
        <w:t xml:space="preserve">PubSubTemplate</w:t>
      </w:r>
      <w:r w:rsidDel="00000000" w:rsidR="00000000" w:rsidRPr="00000000">
        <w:rPr>
          <w:rtl w:val="0"/>
        </w:rPr>
        <w:t xml:space="preserve"> to listen to subscriptions.</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1. In a new tab, generate a brand new project from Spring Initializr.</w:t>
      </w:r>
    </w:p>
    <w:p w:rsidR="00000000" w:rsidDel="00000000" w:rsidP="00000000" w:rsidRDefault="00000000" w:rsidRPr="00000000" w14:paraId="0000031B">
      <w:pPr>
        <w:jc w:val="left"/>
        <w:rPr/>
      </w:pPr>
      <w:r w:rsidDel="00000000" w:rsidR="00000000" w:rsidRPr="00000000">
        <w:rPr>
          <w:rtl w:val="0"/>
        </w:rPr>
      </w:r>
    </w:p>
    <w:tbl>
      <w:tblPr>
        <w:tblStyle w:val="Table7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w:t>
            </w:r>
          </w:p>
          <w:p w:rsidR="00000000" w:rsidDel="00000000" w:rsidP="00000000" w:rsidRDefault="00000000" w:rsidRPr="00000000" w14:paraId="0000031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https://start.spring.io/starter.tgz \</w:t>
            </w:r>
          </w:p>
          <w:p w:rsidR="00000000" w:rsidDel="00000000" w:rsidP="00000000" w:rsidRDefault="00000000" w:rsidRPr="00000000" w14:paraId="0000031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 dependencies=cloud-gcp-pubsub \</w:t>
            </w:r>
          </w:p>
          <w:p w:rsidR="00000000" w:rsidDel="00000000" w:rsidP="00000000" w:rsidRDefault="00000000" w:rsidRPr="00000000" w14:paraId="0000031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 baseDir=message-processor | tar -xzvf -</w:t>
            </w:r>
          </w:p>
        </w:tc>
      </w:tr>
    </w:tbl>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This will generate a new Spring Boot project with Cloud Pub/Sub starter pre-configured.</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2. If you are using the Cloud Shell Code Editor, click </w:t>
      </w:r>
      <w:r w:rsidDel="00000000" w:rsidR="00000000" w:rsidRPr="00000000">
        <w:rPr>
          <w:rFonts w:ascii="Arial Unicode MS" w:cs="Arial Unicode MS" w:eastAsia="Arial Unicode MS" w:hAnsi="Arial Unicode MS"/>
          <w:b w:val="1"/>
          <w:rtl w:val="0"/>
        </w:rPr>
        <w:t xml:space="preserve">File → Refresh</w:t>
      </w:r>
      <w:r w:rsidDel="00000000" w:rsidR="00000000" w:rsidRPr="00000000">
        <w:rPr>
          <w:rtl w:val="0"/>
        </w:rPr>
        <w:t xml:space="preserve"> to see the newly created directories/files.</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3. Open </w:t>
      </w:r>
      <w:r w:rsidDel="00000000" w:rsidR="00000000" w:rsidRPr="00000000">
        <w:rPr>
          <w:rFonts w:ascii="Courier New" w:cs="Courier New" w:eastAsia="Courier New" w:hAnsi="Courier New"/>
          <w:rtl w:val="0"/>
        </w:rPr>
        <w:t xml:space="preserve">message-processor/pom.xml</w:t>
      </w:r>
      <w:r w:rsidDel="00000000" w:rsidR="00000000" w:rsidRPr="00000000">
        <w:rPr>
          <w:rtl w:val="0"/>
        </w:rPr>
        <w:t xml:space="preserve"> to validate the starter dependency was automatically added.</w:t>
      </w:r>
    </w:p>
    <w:p w:rsidR="00000000" w:rsidDel="00000000" w:rsidP="00000000" w:rsidRDefault="00000000" w:rsidRPr="00000000" w14:paraId="00000326">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7">
      <w:pPr>
        <w:jc w:val="left"/>
        <w:rPr/>
      </w:pPr>
      <w:r w:rsidDel="00000000" w:rsidR="00000000" w:rsidRPr="00000000">
        <w:rPr>
          <w:rFonts w:ascii="Courier New" w:cs="Courier New" w:eastAsia="Courier New" w:hAnsi="Courier New"/>
          <w:rtl w:val="0"/>
        </w:rPr>
        <w:t xml:space="preserve">message-processor/pom.xml</w:t>
      </w:r>
      <w:r w:rsidDel="00000000" w:rsidR="00000000" w:rsidRPr="00000000">
        <w:rPr>
          <w:rtl w:val="0"/>
        </w:rPr>
      </w:r>
    </w:p>
    <w:tbl>
      <w:tblPr>
        <w:tblStyle w:val="Table7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2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32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&lt;dependency&gt;</w:t>
            </w:r>
          </w:p>
          <w:p w:rsidR="00000000" w:rsidDel="00000000" w:rsidP="00000000" w:rsidRDefault="00000000" w:rsidRPr="00000000" w14:paraId="0000032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&lt;groupId&gt;org.springframework.cloud&lt;/groupId&gt;</w:t>
            </w:r>
          </w:p>
          <w:p w:rsidR="00000000" w:rsidDel="00000000" w:rsidP="00000000" w:rsidRDefault="00000000" w:rsidRPr="00000000" w14:paraId="0000032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&lt;artifactId&gt;spring-cloud-gcp-starter-pubsub&lt;/artifactId&gt;</w:t>
            </w:r>
          </w:p>
          <w:p w:rsidR="00000000" w:rsidDel="00000000" w:rsidP="00000000" w:rsidRDefault="00000000" w:rsidRPr="00000000" w14:paraId="0000032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&lt;/dependency&gt;</w:t>
            </w:r>
          </w:p>
          <w:p w:rsidR="00000000" w:rsidDel="00000000" w:rsidP="00000000" w:rsidRDefault="00000000" w:rsidRPr="00000000" w14:paraId="0000032E">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&lt;dependency&gt;</w:t>
            </w:r>
          </w:p>
          <w:p w:rsidR="00000000" w:rsidDel="00000000" w:rsidP="00000000" w:rsidRDefault="00000000" w:rsidRPr="00000000" w14:paraId="0000033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&lt;groupId&gt;org.springframework.boot&lt;/groupId&gt;</w:t>
            </w:r>
          </w:p>
          <w:p w:rsidR="00000000" w:rsidDel="00000000" w:rsidP="00000000" w:rsidRDefault="00000000" w:rsidRPr="00000000" w14:paraId="0000033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&lt;artifactId&gt;spring-boot-starter-test&lt;/artifactId&gt;</w:t>
            </w:r>
          </w:p>
          <w:p w:rsidR="00000000" w:rsidDel="00000000" w:rsidP="00000000" w:rsidRDefault="00000000" w:rsidRPr="00000000" w14:paraId="0000033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&lt;scope&gt;test&lt;/scope&gt;</w:t>
            </w:r>
          </w:p>
          <w:p w:rsidR="00000000" w:rsidDel="00000000" w:rsidP="00000000" w:rsidRDefault="00000000" w:rsidRPr="00000000" w14:paraId="0000033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&lt;/dependency&gt;</w:t>
            </w:r>
          </w:p>
          <w:p w:rsidR="00000000" w:rsidDel="00000000" w:rsidP="00000000" w:rsidRDefault="00000000" w:rsidRPr="00000000" w14:paraId="0000033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33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36">
      <w:pPr>
        <w:pStyle w:val="Heading2"/>
        <w:rPr/>
      </w:pPr>
      <w:bookmarkStart w:colFirst="0" w:colLast="0" w:name="_cgv3d3q9rt1t" w:id="45"/>
      <w:bookmarkEnd w:id="45"/>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4. Write the code to listen to new messages delivered to the topic.</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Fonts w:ascii="Courier New" w:cs="Courier New" w:eastAsia="Courier New" w:hAnsi="Courier New"/>
          <w:rtl w:val="0"/>
        </w:rPr>
        <w:t xml:space="preserve">message-processor/src/main/java/com/example/demo/DemoApplication.java</w:t>
      </w:r>
      <w:r w:rsidDel="00000000" w:rsidR="00000000" w:rsidRPr="00000000">
        <w:rPr>
          <w:rtl w:val="0"/>
        </w:rPr>
      </w:r>
    </w:p>
    <w:tbl>
      <w:tblPr>
        <w:tblStyle w:val="Table8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package com.example.demo;</w:t>
            </w:r>
          </w:p>
          <w:p w:rsidR="00000000" w:rsidDel="00000000" w:rsidP="00000000" w:rsidRDefault="00000000" w:rsidRPr="00000000" w14:paraId="0000033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org.springframework.boot.SpringApplication;</w:t>
            </w:r>
          </w:p>
          <w:p w:rsidR="00000000" w:rsidDel="00000000" w:rsidP="00000000" w:rsidRDefault="00000000" w:rsidRPr="00000000" w14:paraId="0000033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org.springframework.boot.autoconfigure.SpringBootApplication;</w:t>
            </w:r>
          </w:p>
          <w:p w:rsidR="00000000" w:rsidDel="00000000" w:rsidP="00000000" w:rsidRDefault="00000000" w:rsidRPr="00000000" w14:paraId="0000033E">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Add imports</w:t>
            </w:r>
          </w:p>
          <w:p w:rsidR="00000000" w:rsidDel="00000000" w:rsidP="00000000" w:rsidRDefault="00000000" w:rsidRPr="00000000" w14:paraId="0000034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org.springframework.context.annotation.Bean;</w:t>
            </w:r>
          </w:p>
          <w:p w:rsidR="00000000" w:rsidDel="00000000" w:rsidP="00000000" w:rsidRDefault="00000000" w:rsidRPr="00000000" w14:paraId="0000034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org.springframework.boot.CommandLineRunner;</w:t>
            </w:r>
          </w:p>
          <w:p w:rsidR="00000000" w:rsidDel="00000000" w:rsidP="00000000" w:rsidRDefault="00000000" w:rsidRPr="00000000" w14:paraId="0000034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b w:val="1"/>
                <w:rtl w:val="0"/>
              </w:rPr>
              <w:t xml:space="preserve">import org.springframework.cloud.gcp.pubsub.core.*;</w:t>
            </w:r>
            <w:r w:rsidDel="00000000" w:rsidR="00000000" w:rsidRPr="00000000">
              <w:rPr>
                <w:rtl w:val="0"/>
              </w:rPr>
            </w:r>
          </w:p>
          <w:p w:rsidR="00000000" w:rsidDel="00000000" w:rsidP="00000000" w:rsidRDefault="00000000" w:rsidRPr="00000000" w14:paraId="00000343">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4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@SpringBootApplication</w:t>
            </w:r>
          </w:p>
          <w:p w:rsidR="00000000" w:rsidDel="00000000" w:rsidP="00000000" w:rsidRDefault="00000000" w:rsidRPr="00000000" w14:paraId="0000034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DemoApplication {</w:t>
            </w:r>
          </w:p>
          <w:p w:rsidR="00000000" w:rsidDel="00000000" w:rsidP="00000000" w:rsidRDefault="00000000" w:rsidRPr="00000000" w14:paraId="00000346">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@Bean</w:t>
            </w:r>
          </w:p>
          <w:p w:rsidR="00000000" w:rsidDel="00000000" w:rsidP="00000000" w:rsidRDefault="00000000" w:rsidRPr="00000000" w14:paraId="0000034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public CommandLineRunner cli(PubSubTemplate pubSubTemplate) {</w:t>
            </w:r>
          </w:p>
          <w:p w:rsidR="00000000" w:rsidDel="00000000" w:rsidP="00000000" w:rsidRDefault="00000000" w:rsidRPr="00000000" w14:paraId="0000034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return (args) -&gt; {</w:t>
            </w:r>
          </w:p>
          <w:p w:rsidR="00000000" w:rsidDel="00000000" w:rsidP="00000000" w:rsidRDefault="00000000" w:rsidRPr="00000000" w14:paraId="0000034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pubSubTemplate.subscribe("messages-subscription-1", </w:t>
            </w:r>
          </w:p>
          <w:p w:rsidR="00000000" w:rsidDel="00000000" w:rsidP="00000000" w:rsidRDefault="00000000" w:rsidRPr="00000000" w14:paraId="0000034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(msg, ackConsumer) -&gt; { </w:t>
            </w:r>
          </w:p>
          <w:p w:rsidR="00000000" w:rsidDel="00000000" w:rsidP="00000000" w:rsidRDefault="00000000" w:rsidRPr="00000000" w14:paraId="0000034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System.out.println(msg.getData().toStringUtf8());</w:t>
            </w:r>
          </w:p>
          <w:p w:rsidR="00000000" w:rsidDel="00000000" w:rsidP="00000000" w:rsidRDefault="00000000" w:rsidRPr="00000000" w14:paraId="0000034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ackConsumer.ack();</w:t>
            </w:r>
          </w:p>
          <w:p w:rsidR="00000000" w:rsidDel="00000000" w:rsidP="00000000" w:rsidRDefault="00000000" w:rsidRPr="00000000" w14:paraId="0000034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w:t>
            </w:r>
          </w:p>
          <w:p w:rsidR="00000000" w:rsidDel="00000000" w:rsidP="00000000" w:rsidRDefault="00000000" w:rsidRPr="00000000" w14:paraId="0000034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34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350">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static void main(String[] args) {</w:t>
            </w:r>
          </w:p>
          <w:p w:rsidR="00000000" w:rsidDel="00000000" w:rsidP="00000000" w:rsidRDefault="00000000" w:rsidRPr="00000000" w14:paraId="0000035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SpringApplication.run(DemoApplication.class, args);</w:t>
            </w:r>
          </w:p>
          <w:p w:rsidR="00000000" w:rsidDel="00000000" w:rsidP="00000000" w:rsidRDefault="00000000" w:rsidRPr="00000000" w14:paraId="0000035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5. Start message-processor to listen to the topic.</w:t>
      </w:r>
    </w:p>
    <w:p w:rsidR="00000000" w:rsidDel="00000000" w:rsidP="00000000" w:rsidRDefault="00000000" w:rsidRPr="00000000" w14:paraId="00000357">
      <w:pPr>
        <w:jc w:val="left"/>
        <w:rPr/>
      </w:pPr>
      <w:r w:rsidDel="00000000" w:rsidR="00000000" w:rsidRPr="00000000">
        <w:rPr>
          <w:rtl w:val="0"/>
        </w:rPr>
      </w:r>
    </w:p>
    <w:tbl>
      <w:tblPr>
        <w:tblStyle w:val="Table8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~/message-processor</w:t>
            </w:r>
          </w:p>
          <w:p w:rsidR="00000000" w:rsidDel="00000000" w:rsidP="00000000" w:rsidRDefault="00000000" w:rsidRPr="00000000" w14:paraId="0000035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 ./mvnw -q spring-boot:run</w:t>
            </w:r>
          </w:p>
        </w:tc>
      </w:tr>
    </w:tbl>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6. Browse to the frontend again, and post a few messages.</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7. Validate that the Pub/Sub messages are received in the Message Processor.</w:t>
      </w:r>
    </w:p>
    <w:p w:rsidR="00000000" w:rsidDel="00000000" w:rsidP="00000000" w:rsidRDefault="00000000" w:rsidRPr="00000000" w14:paraId="0000035E">
      <w:pPr>
        <w:rPr/>
      </w:pPr>
      <w:r w:rsidDel="00000000" w:rsidR="00000000" w:rsidRPr="00000000">
        <w:rPr>
          <w:rtl w:val="0"/>
        </w:rPr>
      </w:r>
    </w:p>
    <w:tbl>
      <w:tblPr>
        <w:tblStyle w:val="Table8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[main] com.example.demo.DemoApplication         : Started DemoApplication...</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Ray: Hey</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Ray: Hello!</w:t>
            </w:r>
          </w:p>
        </w:tc>
      </w:tr>
    </w:tbl>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pStyle w:val="Heading1"/>
        <w:rPr/>
      </w:pPr>
      <w:bookmarkStart w:colFirst="0" w:colLast="0" w:name="_szecveqiil7f" w:id="46"/>
      <w:bookmarkEnd w:id="46"/>
      <w:r w:rsidDel="00000000" w:rsidR="00000000" w:rsidRPr="00000000">
        <w:rPr>
          <w:rtl w:val="0"/>
        </w:rPr>
        <w:t xml:space="preserve">Lab 5b - Using Spring Integration for Pub/Sub</w:t>
      </w:r>
    </w:p>
    <w:p w:rsidR="00000000" w:rsidDel="00000000" w:rsidP="00000000" w:rsidRDefault="00000000" w:rsidRPr="00000000" w14:paraId="00000364">
      <w:pPr>
        <w:pStyle w:val="Heading2"/>
        <w:rPr/>
      </w:pPr>
      <w:bookmarkStart w:colFirst="0" w:colLast="0" w:name="_l6e3abrqj5" w:id="47"/>
      <w:bookmarkEnd w:id="47"/>
      <w:r w:rsidDel="00000000" w:rsidR="00000000" w:rsidRPr="00000000">
        <w:rPr>
          <w:rtl w:val="0"/>
        </w:rPr>
        <w:t xml:space="preserve">Task 1 - Add Spring Integration Core</w:t>
      </w:r>
    </w:p>
    <w:p w:rsidR="00000000" w:rsidDel="00000000" w:rsidP="00000000" w:rsidRDefault="00000000" w:rsidRPr="00000000" w14:paraId="00000365">
      <w:pPr>
        <w:jc w:val="left"/>
        <w:rPr/>
      </w:pPr>
      <w:r w:rsidDel="00000000" w:rsidR="00000000" w:rsidRPr="00000000">
        <w:rPr>
          <w:rtl w:val="0"/>
        </w:rPr>
        <w:t xml:space="preserve">1. In the Guestbook Frontend, add the Spring Cloud Integration GCP.</w:t>
      </w:r>
    </w:p>
    <w:p w:rsidR="00000000" w:rsidDel="00000000" w:rsidP="00000000" w:rsidRDefault="00000000" w:rsidRPr="00000000" w14:paraId="00000366">
      <w:pPr>
        <w:jc w:val="left"/>
        <w:rPr/>
      </w:pPr>
      <w:r w:rsidDel="00000000" w:rsidR="00000000" w:rsidRPr="00000000">
        <w:rPr>
          <w:rtl w:val="0"/>
        </w:rPr>
      </w:r>
    </w:p>
    <w:p w:rsidR="00000000" w:rsidDel="00000000" w:rsidP="00000000" w:rsidRDefault="00000000" w:rsidRPr="00000000" w14:paraId="00000367">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guestbook-frontend/pom.xml</w:t>
      </w:r>
    </w:p>
    <w:tbl>
      <w:tblPr>
        <w:tblStyle w:val="Table8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8">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&lt;?xml version="1.0" encoding="UTF-8"?&gt;</w:t>
            </w:r>
          </w:p>
          <w:p w:rsidR="00000000" w:rsidDel="00000000" w:rsidP="00000000" w:rsidRDefault="00000000" w:rsidRPr="00000000" w14:paraId="00000369">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&lt;project xmlns="http://maven.apache.org/POM/4.0.0" ...&gt;</w:t>
            </w:r>
          </w:p>
          <w:p w:rsidR="00000000" w:rsidDel="00000000" w:rsidP="00000000" w:rsidRDefault="00000000" w:rsidRPr="00000000" w14:paraId="0000036A">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6B">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36C">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36D">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36E">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&lt;groupId&gt;org.springframework.integration&lt;/groupId&gt;</w:t>
            </w:r>
          </w:p>
          <w:p w:rsidR="00000000" w:rsidDel="00000000" w:rsidP="00000000" w:rsidRDefault="00000000" w:rsidRPr="00000000" w14:paraId="0000036F">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&lt;artifactId&gt;spring-integration-core&lt;/artifactId&gt;</w:t>
            </w:r>
          </w:p>
          <w:p w:rsidR="00000000" w:rsidDel="00000000" w:rsidP="00000000" w:rsidRDefault="00000000" w:rsidRPr="00000000" w14:paraId="00000370">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&lt;/dependency&gt;</w:t>
            </w:r>
          </w:p>
          <w:p w:rsidR="00000000" w:rsidDel="00000000" w:rsidP="00000000" w:rsidRDefault="00000000" w:rsidRPr="00000000" w14:paraId="0000037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372">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73">
            <w:pPr>
              <w:spacing w:line="240" w:lineRule="auto"/>
              <w:jc w:val="left"/>
              <w:rPr/>
            </w:pPr>
            <w:r w:rsidDel="00000000" w:rsidR="00000000" w:rsidRPr="00000000">
              <w:rPr>
                <w:rFonts w:ascii="Courier New" w:cs="Courier New" w:eastAsia="Courier New" w:hAnsi="Courier New"/>
                <w:rtl w:val="0"/>
              </w:rPr>
              <w:t xml:space="preserve">&lt;/project&gt;</w:t>
            </w:r>
            <w:r w:rsidDel="00000000" w:rsidR="00000000" w:rsidRPr="00000000">
              <w:rPr>
                <w:rtl w:val="0"/>
              </w:rPr>
            </w:r>
          </w:p>
        </w:tc>
      </w:tr>
    </w:tbl>
    <w:p w:rsidR="00000000" w:rsidDel="00000000" w:rsidP="00000000" w:rsidRDefault="00000000" w:rsidRPr="00000000" w14:paraId="00000374">
      <w:pPr>
        <w:jc w:val="left"/>
        <w:rPr/>
      </w:pPr>
      <w:r w:rsidDel="00000000" w:rsidR="00000000" w:rsidRPr="00000000">
        <w:rPr>
          <w:rtl w:val="0"/>
        </w:rPr>
      </w:r>
    </w:p>
    <w:p w:rsidR="00000000" w:rsidDel="00000000" w:rsidP="00000000" w:rsidRDefault="00000000" w:rsidRPr="00000000" w14:paraId="00000375">
      <w:pPr>
        <w:pStyle w:val="Heading2"/>
        <w:jc w:val="left"/>
        <w:rPr/>
      </w:pPr>
      <w:bookmarkStart w:colFirst="0" w:colLast="0" w:name="_d27ghx8r3xud" w:id="48"/>
      <w:bookmarkEnd w:id="48"/>
      <w:r w:rsidDel="00000000" w:rsidR="00000000" w:rsidRPr="00000000">
        <w:rPr>
          <w:rtl w:val="0"/>
        </w:rPr>
        <w:t xml:space="preserve">Task 2 - Create an Outbound Message Gateway</w:t>
      </w:r>
    </w:p>
    <w:p w:rsidR="00000000" w:rsidDel="00000000" w:rsidP="00000000" w:rsidRDefault="00000000" w:rsidRPr="00000000" w14:paraId="00000376">
      <w:pPr>
        <w:jc w:val="left"/>
        <w:rPr/>
      </w:pPr>
      <w:r w:rsidDel="00000000" w:rsidR="00000000" w:rsidRPr="00000000">
        <w:rPr>
          <w:rtl w:val="0"/>
        </w:rPr>
        <w:t xml:space="preserve">In Spring Integration, you can create a message gateway interface that can abstract away the underlying messaging system used.  This way, you can interchange messaging middleware between on-premise applications vs. Cloud-based applications.  It also makes it really easy to migrate between messaging middlewares.</w:t>
      </w:r>
    </w:p>
    <w:p w:rsidR="00000000" w:rsidDel="00000000" w:rsidP="00000000" w:rsidRDefault="00000000" w:rsidRPr="00000000" w14:paraId="00000377">
      <w:pPr>
        <w:jc w:val="left"/>
        <w:rPr/>
      </w:pPr>
      <w:r w:rsidDel="00000000" w:rsidR="00000000" w:rsidRPr="00000000">
        <w:rPr>
          <w:rtl w:val="0"/>
        </w:rPr>
      </w:r>
    </w:p>
    <w:p w:rsidR="00000000" w:rsidDel="00000000" w:rsidP="00000000" w:rsidRDefault="00000000" w:rsidRPr="00000000" w14:paraId="00000378">
      <w:pPr>
        <w:jc w:val="left"/>
        <w:rPr/>
      </w:pPr>
      <w:r w:rsidDel="00000000" w:rsidR="00000000" w:rsidRPr="00000000">
        <w:rPr>
          <w:rtl w:val="0"/>
        </w:rPr>
        <w:t xml:space="preserve">1. Create a </w:t>
      </w:r>
      <w:r w:rsidDel="00000000" w:rsidR="00000000" w:rsidRPr="00000000">
        <w:rPr>
          <w:rFonts w:ascii="Courier New" w:cs="Courier New" w:eastAsia="Courier New" w:hAnsi="Courier New"/>
          <w:rtl w:val="0"/>
        </w:rPr>
        <w:t xml:space="preserve">OutboundGateway.java</w:t>
      </w:r>
      <w:r w:rsidDel="00000000" w:rsidR="00000000" w:rsidRPr="00000000">
        <w:rPr>
          <w:rtl w:val="0"/>
        </w:rPr>
        <w:t xml:space="preserve"> with a single method to send a text message.</w:t>
      </w:r>
    </w:p>
    <w:p w:rsidR="00000000" w:rsidDel="00000000" w:rsidP="00000000" w:rsidRDefault="00000000" w:rsidRPr="00000000" w14:paraId="00000379">
      <w:pPr>
        <w:jc w:val="left"/>
        <w:rPr/>
      </w:pPr>
      <w:r w:rsidDel="00000000" w:rsidR="00000000" w:rsidRPr="00000000">
        <w:rPr>
          <w:rtl w:val="0"/>
        </w:rPr>
      </w:r>
    </w:p>
    <w:p w:rsidR="00000000" w:rsidDel="00000000" w:rsidP="00000000" w:rsidRDefault="00000000" w:rsidRPr="00000000" w14:paraId="0000037A">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guestbook-frontend/src/main/java/com/example/frontend/OutboundGateway.java</w:t>
      </w:r>
    </w:p>
    <w:tbl>
      <w:tblPr>
        <w:tblStyle w:val="Table8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package com.example.frontend;</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org.springframework.integration.annotation.MessagingGateway;</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@MessagingGateway(defaultRequestChannel = "messagesOutputChannel")</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public interface OutboundGateway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void publishMessage(String message);</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tc>
      </w:tr>
    </w:tbl>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pStyle w:val="Heading2"/>
        <w:jc w:val="left"/>
        <w:rPr/>
      </w:pPr>
      <w:bookmarkStart w:colFirst="0" w:colLast="0" w:name="_nsgyk2krrrqp" w:id="49"/>
      <w:bookmarkEnd w:id="49"/>
      <w:r w:rsidDel="00000000" w:rsidR="00000000" w:rsidRPr="00000000">
        <w:rPr>
          <w:rtl w:val="0"/>
        </w:rPr>
        <w:t xml:space="preserve">Task 3 - Publish Message</w:t>
      </w:r>
    </w:p>
    <w:p w:rsidR="00000000" w:rsidDel="00000000" w:rsidP="00000000" w:rsidRDefault="00000000" w:rsidRPr="00000000" w14:paraId="00000385">
      <w:pPr>
        <w:jc w:val="left"/>
        <w:rPr/>
      </w:pPr>
      <w:r w:rsidDel="00000000" w:rsidR="00000000" w:rsidRPr="00000000">
        <w:rPr>
          <w:rtl w:val="0"/>
        </w:rPr>
        <w:t xml:space="preserve">This will allow you to use </w:t>
      </w:r>
      <w:r w:rsidDel="00000000" w:rsidR="00000000" w:rsidRPr="00000000">
        <w:rPr>
          <w:rFonts w:ascii="Courier New" w:cs="Courier New" w:eastAsia="Courier New" w:hAnsi="Courier New"/>
          <w:rtl w:val="0"/>
        </w:rPr>
        <w:t xml:space="preserve">OutboundGateway</w:t>
      </w:r>
      <w:r w:rsidDel="00000000" w:rsidR="00000000" w:rsidRPr="00000000">
        <w:rPr>
          <w:rtl w:val="0"/>
        </w:rPr>
        <w:t xml:space="preserve"> to publish messages.  Modify the application to publish the message in </w:t>
      </w:r>
      <w:r w:rsidDel="00000000" w:rsidR="00000000" w:rsidRPr="00000000">
        <w:rPr>
          <w:rFonts w:ascii="Courier New" w:cs="Courier New" w:eastAsia="Courier New" w:hAnsi="Courier New"/>
          <w:rtl w:val="0"/>
        </w:rPr>
        <w:t xml:space="preserve">FrontendController.post</w:t>
      </w:r>
      <w:r w:rsidDel="00000000" w:rsidR="00000000" w:rsidRPr="00000000">
        <w:rPr>
          <w:rtl w:val="0"/>
        </w:rPr>
        <w:t xml:space="preserve"> method. Whenever someone posts a new Guestbook message, also send it to a messaging system. Notice at this point, the application is unaware of the actual messaging system being used.</w:t>
      </w:r>
    </w:p>
    <w:p w:rsidR="00000000" w:rsidDel="00000000" w:rsidP="00000000" w:rsidRDefault="00000000" w:rsidRPr="00000000" w14:paraId="00000386">
      <w:pPr>
        <w:jc w:val="left"/>
        <w:rPr/>
      </w:pPr>
      <w:r w:rsidDel="00000000" w:rsidR="00000000" w:rsidRPr="00000000">
        <w:rPr>
          <w:rtl w:val="0"/>
        </w:rPr>
      </w:r>
    </w:p>
    <w:p w:rsidR="00000000" w:rsidDel="00000000" w:rsidP="00000000" w:rsidRDefault="00000000" w:rsidRPr="00000000" w14:paraId="00000387">
      <w:pPr>
        <w:jc w:val="left"/>
        <w:rPr/>
      </w:pPr>
      <w:r w:rsidDel="00000000" w:rsidR="00000000" w:rsidRPr="00000000">
        <w:rPr>
          <w:rtl w:val="0"/>
        </w:rPr>
        <w:t xml:space="preserve">1. Add </w:t>
      </w:r>
      <w:r w:rsidDel="00000000" w:rsidR="00000000" w:rsidRPr="00000000">
        <w:rPr>
          <w:rFonts w:ascii="Courier New" w:cs="Courier New" w:eastAsia="Courier New" w:hAnsi="Courier New"/>
          <w:rtl w:val="0"/>
        </w:rPr>
        <w:t xml:space="preserve">OutboundGateway</w:t>
      </w:r>
      <w:r w:rsidDel="00000000" w:rsidR="00000000" w:rsidRPr="00000000">
        <w:rPr>
          <w:rtl w:val="0"/>
        </w:rPr>
        <w:t xml:space="preserve"> to </w:t>
      </w:r>
      <w:r w:rsidDel="00000000" w:rsidR="00000000" w:rsidRPr="00000000">
        <w:rPr>
          <w:rFonts w:ascii="Courier New" w:cs="Courier New" w:eastAsia="Courier New" w:hAnsi="Courier New"/>
          <w:rtl w:val="0"/>
        </w:rPr>
        <w:t xml:space="preserve">FrontendController</w:t>
      </w:r>
      <w:r w:rsidDel="00000000" w:rsidR="00000000" w:rsidRPr="00000000">
        <w:rPr>
          <w:rtl w:val="0"/>
        </w:rPr>
        <w:t xml:space="preserve"> and use it to publish a message.</w:t>
      </w:r>
    </w:p>
    <w:p w:rsidR="00000000" w:rsidDel="00000000" w:rsidP="00000000" w:rsidRDefault="00000000" w:rsidRPr="00000000" w14:paraId="00000388">
      <w:pPr>
        <w:jc w:val="left"/>
        <w:rPr/>
      </w:pPr>
      <w:r w:rsidDel="00000000" w:rsidR="00000000" w:rsidRPr="00000000">
        <w:rPr>
          <w:rtl w:val="0"/>
        </w:rPr>
      </w:r>
    </w:p>
    <w:p w:rsidR="00000000" w:rsidDel="00000000" w:rsidP="00000000" w:rsidRDefault="00000000" w:rsidRPr="00000000" w14:paraId="00000389">
      <w:pPr>
        <w:jc w:val="left"/>
        <w:rPr/>
      </w:pPr>
      <w:r w:rsidDel="00000000" w:rsidR="00000000" w:rsidRPr="00000000">
        <w:rPr>
          <w:rFonts w:ascii="Courier New" w:cs="Courier New" w:eastAsia="Courier New" w:hAnsi="Courier New"/>
          <w:rtl w:val="0"/>
        </w:rPr>
        <w:t xml:space="preserve">guestbook-frontend/src/main/java/com/example/frontend/FrontendController.java</w:t>
      </w:r>
      <w:r w:rsidDel="00000000" w:rsidR="00000000" w:rsidRPr="00000000">
        <w:rPr>
          <w:rtl w:val="0"/>
        </w:rPr>
      </w:r>
    </w:p>
    <w:tbl>
      <w:tblPr>
        <w:tblStyle w:val="Table8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package com.example.frontend;</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@Controller</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@SessionAttributes("name")</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FrontendController {</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@Autowired</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private GuestbookMessagesClient client;</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trike w:val="1"/>
              </w:rPr>
            </w:pPr>
            <w:r w:rsidDel="00000000" w:rsidR="00000000" w:rsidRPr="00000000">
              <w:rPr>
                <w:rFonts w:ascii="Courier New" w:cs="Courier New" w:eastAsia="Courier New" w:hAnsi="Courier New"/>
                <w:b w:val="1"/>
                <w:strike w:val="1"/>
                <w:rtl w:val="0"/>
              </w:rPr>
              <w:tab/>
              <w:t xml:space="preserve">@Autowired</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trike w:val="1"/>
              </w:rPr>
            </w:pPr>
            <w:r w:rsidDel="00000000" w:rsidR="00000000" w:rsidRPr="00000000">
              <w:rPr>
                <w:rFonts w:ascii="Courier New" w:cs="Courier New" w:eastAsia="Courier New" w:hAnsi="Courier New"/>
                <w:b w:val="1"/>
                <w:strike w:val="1"/>
                <w:rtl w:val="0"/>
              </w:rPr>
              <w:tab/>
              <w:t xml:space="preserve">private PubSubTemplate pubSubTemplate;</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@Autowired</w:t>
            </w:r>
          </w:p>
          <w:p w:rsidR="00000000" w:rsidDel="00000000" w:rsidP="00000000" w:rsidRDefault="00000000" w:rsidRPr="00000000" w14:paraId="0000039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private OutboundGateway outboundGateway;</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@Value("${greeting:Hello}")</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private String greeting;</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@GetMapping("/")</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String index(Model model) {</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@PostMapping("/post")</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String post(@RequestParam String name, @RequestParam String message, Model model) {</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model.addAttribute("name", name);</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(message != null &amp;&amp; !message.trim().isEmpty()) {</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 Post the message to the backend service</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9">
            <w:pPr>
              <w:widowControl w:val="0"/>
              <w:spacing w:line="240" w:lineRule="auto"/>
              <w:jc w:val="left"/>
              <w:rPr>
                <w:rFonts w:ascii="Courier New" w:cs="Courier New" w:eastAsia="Courier New" w:hAnsi="Courier New"/>
                <w:b w:val="1"/>
                <w:strike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strike w:val="1"/>
                <w:rtl w:val="0"/>
              </w:rPr>
              <w:t xml:space="preserve">pubSubTemplate.publish("messages", name + ": " + message);</w:t>
            </w:r>
          </w:p>
          <w:p w:rsidR="00000000" w:rsidDel="00000000" w:rsidP="00000000" w:rsidRDefault="00000000" w:rsidRPr="00000000" w14:paraId="000003A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outboundGateway.publishMessage(name + ": " + message);</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return "redirect:/";</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AF">
      <w:pPr>
        <w:jc w:val="left"/>
        <w:rPr/>
      </w:pPr>
      <w:r w:rsidDel="00000000" w:rsidR="00000000" w:rsidRPr="00000000">
        <w:rPr>
          <w:rtl w:val="0"/>
        </w:rPr>
      </w:r>
    </w:p>
    <w:p w:rsidR="00000000" w:rsidDel="00000000" w:rsidP="00000000" w:rsidRDefault="00000000" w:rsidRPr="00000000" w14:paraId="000003B0">
      <w:pPr>
        <w:pStyle w:val="Heading2"/>
        <w:jc w:val="left"/>
        <w:rPr/>
      </w:pPr>
      <w:bookmarkStart w:colFirst="0" w:colLast="0" w:name="_47p1ozm0sost" w:id="50"/>
      <w:bookmarkEnd w:id="50"/>
      <w:r w:rsidDel="00000000" w:rsidR="00000000" w:rsidRPr="00000000">
        <w:rPr>
          <w:rtl w:val="0"/>
        </w:rPr>
        <w:t xml:space="preserve">Task 4 - Bind Output Channel to Pub/Sub Topic</w:t>
      </w:r>
    </w:p>
    <w:p w:rsidR="00000000" w:rsidDel="00000000" w:rsidP="00000000" w:rsidRDefault="00000000" w:rsidRPr="00000000" w14:paraId="000003B1">
      <w:pPr>
        <w:jc w:val="left"/>
        <w:rPr/>
      </w:pPr>
      <w:r w:rsidDel="00000000" w:rsidR="00000000" w:rsidRPr="00000000">
        <w:rPr>
          <w:rtl w:val="0"/>
        </w:rPr>
        <w:t xml:space="preserve">In the Outbound Gateway, you specified </w:t>
      </w:r>
      <w:r w:rsidDel="00000000" w:rsidR="00000000" w:rsidRPr="00000000">
        <w:rPr>
          <w:rFonts w:ascii="Courier New" w:cs="Courier New" w:eastAsia="Courier New" w:hAnsi="Courier New"/>
          <w:rtl w:val="0"/>
        </w:rPr>
        <w:t xml:space="preserve">messagesOutputChannel</w:t>
      </w:r>
      <w:r w:rsidDel="00000000" w:rsidR="00000000" w:rsidRPr="00000000">
        <w:rPr>
          <w:rtl w:val="0"/>
        </w:rPr>
        <w:t xml:space="preserve"> as the default request channel. We need to define that channel needs to send the message to the Pub/Sub topic.  You can create a new bean for that in </w:t>
      </w:r>
      <w:r w:rsidDel="00000000" w:rsidR="00000000" w:rsidRPr="00000000">
        <w:rPr>
          <w:rFonts w:ascii="Courier New" w:cs="Courier New" w:eastAsia="Courier New" w:hAnsi="Courier New"/>
          <w:rtl w:val="0"/>
        </w:rPr>
        <w:t xml:space="preserve">FrontendApplication.java</w:t>
      </w:r>
      <w:r w:rsidDel="00000000" w:rsidR="00000000" w:rsidRPr="00000000">
        <w:rPr>
          <w:rtl w:val="0"/>
        </w:rPr>
        <w:t xml:space="preserve">.</w:t>
      </w:r>
    </w:p>
    <w:p w:rsidR="00000000" w:rsidDel="00000000" w:rsidP="00000000" w:rsidRDefault="00000000" w:rsidRPr="00000000" w14:paraId="000003B2">
      <w:pPr>
        <w:jc w:val="left"/>
        <w:rPr/>
      </w:pPr>
      <w:r w:rsidDel="00000000" w:rsidR="00000000" w:rsidRPr="00000000">
        <w:rPr>
          <w:rtl w:val="0"/>
        </w:rPr>
      </w:r>
    </w:p>
    <w:p w:rsidR="00000000" w:rsidDel="00000000" w:rsidP="00000000" w:rsidRDefault="00000000" w:rsidRPr="00000000" w14:paraId="000003B3">
      <w:pPr>
        <w:jc w:val="left"/>
        <w:rPr/>
      </w:pPr>
      <w:r w:rsidDel="00000000" w:rsidR="00000000" w:rsidRPr="00000000">
        <w:rPr>
          <w:rtl w:val="0"/>
        </w:rPr>
        <w:t xml:space="preserve">1. Configure a Service Activator to bind the </w:t>
      </w:r>
      <w:r w:rsidDel="00000000" w:rsidR="00000000" w:rsidRPr="00000000">
        <w:rPr>
          <w:rFonts w:ascii="Courier New" w:cs="Courier New" w:eastAsia="Courier New" w:hAnsi="Courier New"/>
          <w:rtl w:val="0"/>
        </w:rPr>
        <w:t xml:space="preserve">messagesOutputChannel</w:t>
      </w:r>
      <w:r w:rsidDel="00000000" w:rsidR="00000000" w:rsidRPr="00000000">
        <w:rPr>
          <w:rtl w:val="0"/>
        </w:rPr>
        <w:t xml:space="preserve"> to use Cloud Pub/Sub.</w:t>
      </w:r>
    </w:p>
    <w:p w:rsidR="00000000" w:rsidDel="00000000" w:rsidP="00000000" w:rsidRDefault="00000000" w:rsidRPr="00000000" w14:paraId="000003B4">
      <w:pPr>
        <w:jc w:val="left"/>
        <w:rPr/>
      </w:pPr>
      <w:r w:rsidDel="00000000" w:rsidR="00000000" w:rsidRPr="00000000">
        <w:rPr>
          <w:rtl w:val="0"/>
        </w:rPr>
      </w:r>
    </w:p>
    <w:p w:rsidR="00000000" w:rsidDel="00000000" w:rsidP="00000000" w:rsidRDefault="00000000" w:rsidRPr="00000000" w14:paraId="000003B5">
      <w:pPr>
        <w:jc w:val="left"/>
        <w:rPr/>
      </w:pPr>
      <w:r w:rsidDel="00000000" w:rsidR="00000000" w:rsidRPr="00000000">
        <w:rPr>
          <w:rFonts w:ascii="Courier New" w:cs="Courier New" w:eastAsia="Courier New" w:hAnsi="Courier New"/>
          <w:rtl w:val="0"/>
        </w:rPr>
        <w:t xml:space="preserve">guestbook-frontend/src/main/java/com/example/frontend/FrontendApplication.java</w:t>
      </w:r>
      <w:r w:rsidDel="00000000" w:rsidR="00000000" w:rsidRPr="00000000">
        <w:rPr>
          <w:rtl w:val="0"/>
        </w:rPr>
      </w:r>
    </w:p>
    <w:tbl>
      <w:tblPr>
        <w:tblStyle w:val="Table8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package com.example.frontend;</w:t>
            </w:r>
          </w:p>
          <w:p w:rsidR="00000000" w:rsidDel="00000000" w:rsidP="00000000" w:rsidRDefault="00000000" w:rsidRPr="00000000" w14:paraId="000003B7">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org.springframework.boot.SpringApplication;</w:t>
            </w:r>
          </w:p>
          <w:p w:rsidR="00000000" w:rsidDel="00000000" w:rsidP="00000000" w:rsidRDefault="00000000" w:rsidRPr="00000000" w14:paraId="000003B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org.springframework.boot.autoconfigure.SpringBootApplication;</w:t>
            </w:r>
          </w:p>
          <w:p w:rsidR="00000000" w:rsidDel="00000000" w:rsidP="00000000" w:rsidRDefault="00000000" w:rsidRPr="00000000" w14:paraId="000003B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import org.springframework.cloud.openfeign.EnableFeignClients;</w:t>
            </w:r>
            <w:r w:rsidDel="00000000" w:rsidR="00000000" w:rsidRPr="00000000">
              <w:rPr>
                <w:rtl w:val="0"/>
              </w:rPr>
            </w:r>
          </w:p>
          <w:p w:rsidR="00000000" w:rsidDel="00000000" w:rsidP="00000000" w:rsidRDefault="00000000" w:rsidRPr="00000000" w14:paraId="000003B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org.springframework.hateoas.config.EnableHypermediaSupport;</w:t>
            </w:r>
          </w:p>
          <w:p w:rsidR="00000000" w:rsidDel="00000000" w:rsidP="00000000" w:rsidRDefault="00000000" w:rsidRPr="00000000" w14:paraId="000003BC">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b w:val="1"/>
                <w:rtl w:val="0"/>
              </w:rPr>
              <w:t xml:space="preserve">import org.springframework.context.annotation.*;</w:t>
            </w:r>
            <w:r w:rsidDel="00000000" w:rsidR="00000000" w:rsidRPr="00000000">
              <w:rPr>
                <w:rtl w:val="0"/>
              </w:rPr>
            </w:r>
          </w:p>
          <w:p w:rsidR="00000000" w:rsidDel="00000000" w:rsidP="00000000" w:rsidRDefault="00000000" w:rsidRPr="00000000" w14:paraId="000003B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org.springframework.cloud.gcp.pubsub.core.*;</w:t>
            </w:r>
          </w:p>
          <w:p w:rsidR="00000000" w:rsidDel="00000000" w:rsidP="00000000" w:rsidRDefault="00000000" w:rsidRPr="00000000" w14:paraId="000003B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org.springframework.cloud.gcp.pubsub.integration.outbound.*;</w:t>
            </w:r>
          </w:p>
          <w:p w:rsidR="00000000" w:rsidDel="00000000" w:rsidP="00000000" w:rsidRDefault="00000000" w:rsidRPr="00000000" w14:paraId="000003C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org.springframework.integration.annotation.*;</w:t>
            </w:r>
          </w:p>
          <w:p w:rsidR="00000000" w:rsidDel="00000000" w:rsidP="00000000" w:rsidRDefault="00000000" w:rsidRPr="00000000" w14:paraId="000003C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b w:val="1"/>
                <w:rtl w:val="0"/>
              </w:rPr>
              <w:t xml:space="preserve">import org.springframework.</w:t>
            </w:r>
            <w:r w:rsidDel="00000000" w:rsidR="00000000" w:rsidRPr="00000000">
              <w:rPr>
                <w:rFonts w:ascii="Courier New" w:cs="Courier New" w:eastAsia="Courier New" w:hAnsi="Courier New"/>
                <w:b w:val="1"/>
                <w:rtl w:val="0"/>
              </w:rPr>
              <w:t xml:space="preserve">messaging</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3C2">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Enable consumption of HATEOS payloads</w:t>
            </w:r>
          </w:p>
          <w:p w:rsidR="00000000" w:rsidDel="00000000" w:rsidP="00000000" w:rsidRDefault="00000000" w:rsidRPr="00000000" w14:paraId="000003C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@EnableHypermediaSupport(type = EnableHypermediaSupport.HypermediaType.HAL)</w:t>
            </w:r>
          </w:p>
          <w:p w:rsidR="00000000" w:rsidDel="00000000" w:rsidP="00000000" w:rsidRDefault="00000000" w:rsidRPr="00000000" w14:paraId="000003C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Enable Feign Clients</w:t>
            </w:r>
          </w:p>
          <w:p w:rsidR="00000000" w:rsidDel="00000000" w:rsidP="00000000" w:rsidRDefault="00000000" w:rsidRPr="00000000" w14:paraId="000003C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@EnableFeignClients</w:t>
            </w:r>
          </w:p>
          <w:p w:rsidR="00000000" w:rsidDel="00000000" w:rsidP="00000000" w:rsidRDefault="00000000" w:rsidRPr="00000000" w14:paraId="000003C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@SpringBootApplication</w:t>
            </w:r>
          </w:p>
          <w:p w:rsidR="00000000" w:rsidDel="00000000" w:rsidP="00000000" w:rsidRDefault="00000000" w:rsidRPr="00000000" w14:paraId="000003C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FrontendApplication {</w:t>
            </w:r>
          </w:p>
          <w:p w:rsidR="00000000" w:rsidDel="00000000" w:rsidP="00000000" w:rsidRDefault="00000000" w:rsidRPr="00000000" w14:paraId="000003C9">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static void main(String[] args) {</w:t>
            </w:r>
          </w:p>
          <w:p w:rsidR="00000000" w:rsidDel="00000000" w:rsidP="00000000" w:rsidRDefault="00000000" w:rsidRPr="00000000" w14:paraId="000003C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SpringApplication.run(FrontendApplication.class, args);</w:t>
            </w:r>
          </w:p>
          <w:p w:rsidR="00000000" w:rsidDel="00000000" w:rsidP="00000000" w:rsidRDefault="00000000" w:rsidRPr="00000000" w14:paraId="000003C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C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3C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@Bean</w:t>
            </w:r>
          </w:p>
          <w:p w:rsidR="00000000" w:rsidDel="00000000" w:rsidP="00000000" w:rsidRDefault="00000000" w:rsidRPr="00000000" w14:paraId="000003C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@ServiceActivator(inputChannel = "messagesOutputChannel")</w:t>
            </w:r>
          </w:p>
          <w:p w:rsidR="00000000" w:rsidDel="00000000" w:rsidP="00000000" w:rsidRDefault="00000000" w:rsidRPr="00000000" w14:paraId="000003D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public MessageHandler messageSender(PubSubTemplate pubsubTemplate) {</w:t>
            </w:r>
          </w:p>
          <w:p w:rsidR="00000000" w:rsidDel="00000000" w:rsidP="00000000" w:rsidRDefault="00000000" w:rsidRPr="00000000" w14:paraId="000003D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tab/>
              <w:t xml:space="preserve">  return new PubSubMessageHandler(pubsubTemplate, "messages");</w:t>
            </w:r>
          </w:p>
          <w:p w:rsidR="00000000" w:rsidDel="00000000" w:rsidP="00000000" w:rsidRDefault="00000000" w:rsidRPr="00000000" w14:paraId="000003D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3D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D4">
      <w:pPr>
        <w:jc w:val="left"/>
        <w:rPr/>
      </w:pPr>
      <w:r w:rsidDel="00000000" w:rsidR="00000000" w:rsidRPr="00000000">
        <w:rPr>
          <w:rtl w:val="0"/>
        </w:rPr>
      </w:r>
    </w:p>
    <w:p w:rsidR="00000000" w:rsidDel="00000000" w:rsidP="00000000" w:rsidRDefault="00000000" w:rsidRPr="00000000" w14:paraId="000003D5">
      <w:pPr>
        <w:pStyle w:val="Heading2"/>
        <w:jc w:val="left"/>
        <w:rPr/>
      </w:pPr>
      <w:bookmarkStart w:colFirst="0" w:colLast="0" w:name="_vlgvw1emodbd" w:id="51"/>
      <w:bookmarkEnd w:id="51"/>
      <w:r w:rsidDel="00000000" w:rsidR="00000000" w:rsidRPr="00000000">
        <w:rPr>
          <w:rtl w:val="0"/>
        </w:rPr>
        <w:t xml:space="preserve">Task 5 - Run it locally</w:t>
      </w:r>
    </w:p>
    <w:p w:rsidR="00000000" w:rsidDel="00000000" w:rsidP="00000000" w:rsidRDefault="00000000" w:rsidRPr="00000000" w14:paraId="000003D6">
      <w:pPr>
        <w:jc w:val="left"/>
        <w:rPr/>
      </w:pPr>
      <w:r w:rsidDel="00000000" w:rsidR="00000000" w:rsidRPr="00000000">
        <w:rPr>
          <w:rtl w:val="0"/>
        </w:rPr>
        <w:t xml:space="preserve">1. Restart the Guestbook Frontend.</w:t>
      </w:r>
    </w:p>
    <w:p w:rsidR="00000000" w:rsidDel="00000000" w:rsidP="00000000" w:rsidRDefault="00000000" w:rsidRPr="00000000" w14:paraId="000003D7">
      <w:pPr>
        <w:jc w:val="left"/>
        <w:rPr/>
      </w:pPr>
      <w:r w:rsidDel="00000000" w:rsidR="00000000" w:rsidRPr="00000000">
        <w:rPr>
          <w:rtl w:val="0"/>
        </w:rPr>
      </w:r>
    </w:p>
    <w:tbl>
      <w:tblPr>
        <w:tblStyle w:val="Table8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~/guestbook-frontend</w:t>
            </w:r>
          </w:p>
          <w:p w:rsidR="00000000" w:rsidDel="00000000" w:rsidP="00000000" w:rsidRDefault="00000000" w:rsidRPr="00000000" w14:paraId="000003D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spring-boot:run -Dspring.profiles.active=cloud</w:t>
            </w:r>
          </w:p>
        </w:tc>
      </w:tr>
    </w:tbl>
    <w:p w:rsidR="00000000" w:rsidDel="00000000" w:rsidP="00000000" w:rsidRDefault="00000000" w:rsidRPr="00000000" w14:paraId="000003DA">
      <w:pPr>
        <w:jc w:val="left"/>
        <w:rPr/>
      </w:pPr>
      <w:r w:rsidDel="00000000" w:rsidR="00000000" w:rsidRPr="00000000">
        <w:rPr>
          <w:rtl w:val="0"/>
        </w:rPr>
      </w:r>
    </w:p>
    <w:p w:rsidR="00000000" w:rsidDel="00000000" w:rsidP="00000000" w:rsidRDefault="00000000" w:rsidRPr="00000000" w14:paraId="000003DB">
      <w:pPr>
        <w:jc w:val="left"/>
        <w:rPr/>
      </w:pPr>
      <w:commentRangeStart w:id="2"/>
      <w:commentRangeStart w:id="3"/>
      <w:commentRangeStart w:id="4"/>
      <w:r w:rsidDel="00000000" w:rsidR="00000000" w:rsidRPr="00000000">
        <w:rPr>
          <w:rtl w:val="0"/>
        </w:rPr>
        <w:t xml:space="preserve">2. Open Cloud Shell web preview and post a message.</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3DC">
      <w:pPr>
        <w:jc w:val="left"/>
        <w:rPr/>
      </w:pPr>
      <w:r w:rsidDel="00000000" w:rsidR="00000000" w:rsidRPr="00000000">
        <w:rPr>
          <w:rtl w:val="0"/>
        </w:rPr>
      </w:r>
    </w:p>
    <w:p w:rsidR="00000000" w:rsidDel="00000000" w:rsidP="00000000" w:rsidRDefault="00000000" w:rsidRPr="00000000" w14:paraId="000003DD">
      <w:pPr>
        <w:jc w:val="left"/>
        <w:rPr/>
      </w:pPr>
      <w:r w:rsidDel="00000000" w:rsidR="00000000" w:rsidRPr="00000000">
        <w:rPr>
          <w:rtl w:val="0"/>
        </w:rPr>
        <w:t xml:space="preserve">3. Check for the published messages using either </w:t>
      </w:r>
      <w:r w:rsidDel="00000000" w:rsidR="00000000" w:rsidRPr="00000000">
        <w:rPr>
          <w:rFonts w:ascii="Courier New" w:cs="Courier New" w:eastAsia="Courier New" w:hAnsi="Courier New"/>
          <w:rtl w:val="0"/>
        </w:rPr>
        <w:t xml:space="preserve">gcloud</w:t>
      </w:r>
      <w:r w:rsidDel="00000000" w:rsidR="00000000" w:rsidRPr="00000000">
        <w:rPr>
          <w:rtl w:val="0"/>
        </w:rPr>
        <w:t xml:space="preserve"> or the Message Processor.</w:t>
      </w:r>
    </w:p>
    <w:p w:rsidR="00000000" w:rsidDel="00000000" w:rsidP="00000000" w:rsidRDefault="00000000" w:rsidRPr="00000000" w14:paraId="000003DE">
      <w:pPr>
        <w:jc w:val="left"/>
        <w:rPr/>
      </w:pPr>
      <w:r w:rsidDel="00000000" w:rsidR="00000000" w:rsidRPr="00000000">
        <w:rPr>
          <w:rtl w:val="0"/>
        </w:rPr>
      </w:r>
    </w:p>
    <w:p w:rsidR="00000000" w:rsidDel="00000000" w:rsidP="00000000" w:rsidRDefault="00000000" w:rsidRPr="00000000" w14:paraId="000003DF">
      <w:pPr>
        <w:jc w:val="left"/>
        <w:rPr/>
      </w:pPr>
      <w:r w:rsidDel="00000000" w:rsidR="00000000" w:rsidRPr="00000000">
        <w:rPr>
          <w:rtl w:val="0"/>
        </w:rPr>
        <w:t xml:space="preserve">For example, if the Message Processor is still running, check the Message Processor for incoming messages.</w:t>
      </w:r>
    </w:p>
    <w:p w:rsidR="00000000" w:rsidDel="00000000" w:rsidP="00000000" w:rsidRDefault="00000000" w:rsidRPr="00000000" w14:paraId="000003E0">
      <w:pPr>
        <w:jc w:val="left"/>
        <w:rPr/>
      </w:pPr>
      <w:r w:rsidDel="00000000" w:rsidR="00000000" w:rsidRPr="00000000">
        <w:rPr>
          <w:rtl w:val="0"/>
        </w:rPr>
      </w:r>
    </w:p>
    <w:p w:rsidR="00000000" w:rsidDel="00000000" w:rsidP="00000000" w:rsidRDefault="00000000" w:rsidRPr="00000000" w14:paraId="000003E1">
      <w:pPr>
        <w:jc w:val="left"/>
        <w:rPr/>
      </w:pPr>
      <w:r w:rsidDel="00000000" w:rsidR="00000000" w:rsidRPr="00000000">
        <w:rPr>
          <w:rtl w:val="0"/>
        </w:rPr>
        <w:t xml:space="preserve">Otherwise, use gcloud command line to pull the latest message.</w:t>
      </w:r>
    </w:p>
    <w:tbl>
      <w:tblPr>
        <w:tblStyle w:val="Table8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beta pubsub subscriptions pull messages-subscription-1 --auto-ack</w:t>
            </w:r>
          </w:p>
        </w:tc>
      </w:tr>
    </w:tbl>
    <w:p w:rsidR="00000000" w:rsidDel="00000000" w:rsidP="00000000" w:rsidRDefault="00000000" w:rsidRPr="00000000" w14:paraId="000003E3">
      <w:pPr>
        <w:jc w:val="left"/>
        <w:rPr/>
      </w:pPr>
      <w:r w:rsidDel="00000000" w:rsidR="00000000" w:rsidRPr="00000000">
        <w:rPr>
          <w:rtl w:val="0"/>
        </w:rPr>
      </w:r>
    </w:p>
    <w:tbl>
      <w:tblPr>
        <w:tblStyle w:val="Table8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Spring Integration for Pub/Sub works for both inbound messages and outbound messages. There is also Pub/Sub support for Spring Cloud Stream to create reactive microservices.</w:t>
            </w:r>
          </w:p>
        </w:tc>
      </w:tr>
    </w:tbl>
    <w:p w:rsidR="00000000" w:rsidDel="00000000" w:rsidP="00000000" w:rsidRDefault="00000000" w:rsidRPr="00000000" w14:paraId="000003E5">
      <w:pPr>
        <w:jc w:val="left"/>
        <w:rPr/>
      </w:pPr>
      <w:r w:rsidDel="00000000" w:rsidR="00000000" w:rsidRPr="00000000">
        <w:rPr>
          <w:rtl w:val="0"/>
        </w:rPr>
      </w:r>
    </w:p>
    <w:p w:rsidR="00000000" w:rsidDel="00000000" w:rsidP="00000000" w:rsidRDefault="00000000" w:rsidRPr="00000000" w14:paraId="000003E6">
      <w:pPr>
        <w:pStyle w:val="Heading1"/>
        <w:jc w:val="left"/>
        <w:rPr/>
      </w:pPr>
      <w:bookmarkStart w:colFirst="0" w:colLast="0" w:name="_fk0dzyc0dpfh" w:id="52"/>
      <w:bookmarkEnd w:id="52"/>
      <w:r w:rsidDel="00000000" w:rsidR="00000000" w:rsidRPr="00000000">
        <w:rPr>
          <w:rtl w:val="0"/>
        </w:rPr>
        <w:t xml:space="preserve">Lab 6 - Uploading and Storing Files</w:t>
      </w:r>
    </w:p>
    <w:p w:rsidR="00000000" w:rsidDel="00000000" w:rsidP="00000000" w:rsidRDefault="00000000" w:rsidRPr="00000000" w14:paraId="000003E7">
      <w:pPr>
        <w:jc w:val="left"/>
        <w:rPr/>
      </w:pPr>
      <w:r w:rsidDel="00000000" w:rsidR="00000000" w:rsidRPr="00000000">
        <w:rPr>
          <w:color w:val="b7b7b7"/>
          <w:rtl w:val="0"/>
        </w:rPr>
        <w:t xml:space="preserve">Duration: 30:00</w:t>
      </w:r>
      <w:r w:rsidDel="00000000" w:rsidR="00000000" w:rsidRPr="00000000">
        <w:rPr>
          <w:rtl w:val="0"/>
        </w:rPr>
      </w:r>
    </w:p>
    <w:p w:rsidR="00000000" w:rsidDel="00000000" w:rsidP="00000000" w:rsidRDefault="00000000" w:rsidRPr="00000000" w14:paraId="000003E8">
      <w:pPr>
        <w:jc w:val="left"/>
        <w:rPr/>
      </w:pPr>
      <w:r w:rsidDel="00000000" w:rsidR="00000000" w:rsidRPr="00000000">
        <w:rPr>
          <w:rtl w:val="0"/>
        </w:rPr>
      </w:r>
    </w:p>
    <w:p w:rsidR="00000000" w:rsidDel="00000000" w:rsidP="00000000" w:rsidRDefault="00000000" w:rsidRPr="00000000" w14:paraId="000003E9">
      <w:pPr>
        <w:jc w:val="left"/>
        <w:rPr/>
      </w:pPr>
      <w:r w:rsidDel="00000000" w:rsidR="00000000" w:rsidRPr="00000000">
        <w:rPr>
          <w:rtl w:val="0"/>
        </w:rPr>
        <w:t xml:space="preserve">Google Cloud Platform has a bucket-based blob storage called Cloud Storage (GCS). Cloud Storage is designed to store large number and amount of binary data, so that you don't need to manage your own file systems and/or file sharing services.  Cloud Storage is across many Google Cloud Platform products whenever you need to store files. E.g., you can store data files on GCS and process it in a managed Hadoop (Dataproc) cluster.  You can also import structured data into BigQuery for ad hoc data analytics using standard SQL.</w:t>
      </w:r>
    </w:p>
    <w:p w:rsidR="00000000" w:rsidDel="00000000" w:rsidP="00000000" w:rsidRDefault="00000000" w:rsidRPr="00000000" w14:paraId="000003EA">
      <w:pPr>
        <w:jc w:val="left"/>
        <w:rPr/>
      </w:pPr>
      <w:r w:rsidDel="00000000" w:rsidR="00000000" w:rsidRPr="00000000">
        <w:rPr>
          <w:rtl w:val="0"/>
        </w:rPr>
      </w:r>
    </w:p>
    <w:p w:rsidR="00000000" w:rsidDel="00000000" w:rsidP="00000000" w:rsidRDefault="00000000" w:rsidRPr="00000000" w14:paraId="000003EB">
      <w:pPr>
        <w:jc w:val="left"/>
        <w:rPr/>
      </w:pPr>
      <w:r w:rsidDel="00000000" w:rsidR="00000000" w:rsidRPr="00000000">
        <w:rPr>
          <w:rtl w:val="0"/>
        </w:rPr>
        <w:t xml:space="preserve">In this lab, we'll add the ability to upload an image associated w/ the message, and the image will be stored in Google Cloud Storage.</w:t>
      </w:r>
    </w:p>
    <w:p w:rsidR="00000000" w:rsidDel="00000000" w:rsidP="00000000" w:rsidRDefault="00000000" w:rsidRPr="00000000" w14:paraId="000003EC">
      <w:pPr>
        <w:pStyle w:val="Heading2"/>
        <w:jc w:val="left"/>
        <w:rPr/>
      </w:pPr>
      <w:bookmarkStart w:colFirst="0" w:colLast="0" w:name="_ixaiiek0m9p6" w:id="53"/>
      <w:bookmarkEnd w:id="53"/>
      <w:r w:rsidDel="00000000" w:rsidR="00000000" w:rsidRPr="00000000">
        <w:rPr>
          <w:rtl w:val="0"/>
        </w:rPr>
        <w:t xml:space="preserve">Task 1 - Add Google Cloud Storage Starter</w:t>
      </w:r>
    </w:p>
    <w:p w:rsidR="00000000" w:rsidDel="00000000" w:rsidP="00000000" w:rsidRDefault="00000000" w:rsidRPr="00000000" w14:paraId="000003ED">
      <w:pPr>
        <w:jc w:val="left"/>
        <w:rPr/>
      </w:pPr>
      <w:r w:rsidDel="00000000" w:rsidR="00000000" w:rsidRPr="00000000">
        <w:rPr>
          <w:rtl w:val="0"/>
        </w:rPr>
        <w:t xml:space="preserve">1. In the Guestbook Frontend, add the Google Cloud Storage starter.</w:t>
      </w:r>
    </w:p>
    <w:p w:rsidR="00000000" w:rsidDel="00000000" w:rsidP="00000000" w:rsidRDefault="00000000" w:rsidRPr="00000000" w14:paraId="000003EE">
      <w:pPr>
        <w:jc w:val="left"/>
        <w:rPr/>
      </w:pPr>
      <w:r w:rsidDel="00000000" w:rsidR="00000000" w:rsidRPr="00000000">
        <w:rPr>
          <w:rtl w:val="0"/>
        </w:rPr>
      </w:r>
    </w:p>
    <w:p w:rsidR="00000000" w:rsidDel="00000000" w:rsidP="00000000" w:rsidRDefault="00000000" w:rsidRPr="00000000" w14:paraId="000003EF">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guestbook-frontend/pom.xml</w:t>
      </w:r>
    </w:p>
    <w:tbl>
      <w:tblPr>
        <w:tblStyle w:val="Table9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0">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&lt;?xml version="1.0" encoding="UTF-8"?&gt;</w:t>
            </w:r>
          </w:p>
          <w:p w:rsidR="00000000" w:rsidDel="00000000" w:rsidP="00000000" w:rsidRDefault="00000000" w:rsidRPr="00000000" w14:paraId="000003F1">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&lt;project xmlns="http://maven.apache.org/POM/4.0.0" ...&gt;</w:t>
            </w:r>
          </w:p>
          <w:p w:rsidR="00000000" w:rsidDel="00000000" w:rsidP="00000000" w:rsidRDefault="00000000" w:rsidRPr="00000000" w14:paraId="000003F2">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F3">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3F4">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3F5">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3F6">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&lt;groupId&gt;org.springframework.cloud&lt;/groupId&gt;</w:t>
            </w:r>
          </w:p>
          <w:p w:rsidR="00000000" w:rsidDel="00000000" w:rsidP="00000000" w:rsidRDefault="00000000" w:rsidRPr="00000000" w14:paraId="000003F7">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&lt;artifactId&gt;spring-cloud-gcp-starter-storage&lt;/artifactId&gt;</w:t>
            </w:r>
          </w:p>
          <w:p w:rsidR="00000000" w:rsidDel="00000000" w:rsidP="00000000" w:rsidRDefault="00000000" w:rsidRPr="00000000" w14:paraId="000003F8">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3F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3FA">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3FB">
            <w:pPr>
              <w:spacing w:line="240" w:lineRule="auto"/>
              <w:jc w:val="left"/>
              <w:rPr/>
            </w:pPr>
            <w:r w:rsidDel="00000000" w:rsidR="00000000" w:rsidRPr="00000000">
              <w:rPr>
                <w:rFonts w:ascii="Courier New" w:cs="Courier New" w:eastAsia="Courier New" w:hAnsi="Courier New"/>
                <w:rtl w:val="0"/>
              </w:rPr>
              <w:t xml:space="preserve">&lt;/project&gt;</w:t>
            </w:r>
            <w:r w:rsidDel="00000000" w:rsidR="00000000" w:rsidRPr="00000000">
              <w:rPr>
                <w:rtl w:val="0"/>
              </w:rPr>
            </w:r>
          </w:p>
        </w:tc>
      </w:tr>
    </w:tbl>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pStyle w:val="Heading2"/>
        <w:rPr/>
      </w:pPr>
      <w:bookmarkStart w:colFirst="0" w:colLast="0" w:name="_492u7wu2jv0r" w:id="54"/>
      <w:bookmarkEnd w:id="54"/>
      <w:r w:rsidDel="00000000" w:rsidR="00000000" w:rsidRPr="00000000">
        <w:rPr>
          <w:rtl w:val="0"/>
        </w:rPr>
        <w:t xml:space="preserve">Task 2 - Create a Bucket</w:t>
      </w:r>
    </w:p>
    <w:p w:rsidR="00000000" w:rsidDel="00000000" w:rsidP="00000000" w:rsidRDefault="00000000" w:rsidRPr="00000000" w14:paraId="000003FE">
      <w:pPr>
        <w:jc w:val="left"/>
        <w:rPr/>
      </w:pPr>
      <w:r w:rsidDel="00000000" w:rsidR="00000000" w:rsidRPr="00000000">
        <w:rPr>
          <w:rtl w:val="0"/>
        </w:rPr>
        <w:t xml:space="preserve">1. Create a Cloud Storage bucket to store the uploaded file. Bucket names are globally unique. Create a new bucket based on the Project ID.</w:t>
      </w:r>
    </w:p>
    <w:p w:rsidR="00000000" w:rsidDel="00000000" w:rsidP="00000000" w:rsidRDefault="00000000" w:rsidRPr="00000000" w14:paraId="000003FF">
      <w:pPr>
        <w:rPr>
          <w:rFonts w:ascii="Courier New" w:cs="Courier New" w:eastAsia="Courier New" w:hAnsi="Courier New"/>
        </w:rPr>
      </w:pPr>
      <w:r w:rsidDel="00000000" w:rsidR="00000000" w:rsidRPr="00000000">
        <w:rPr>
          <w:rtl w:val="0"/>
        </w:rPr>
      </w:r>
    </w:p>
    <w:tbl>
      <w:tblPr>
        <w:tblStyle w:val="Table9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0">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PROJECT_ID=$(gcloud config list --format 'value(core.project)')</w:t>
            </w:r>
          </w:p>
          <w:p w:rsidR="00000000" w:rsidDel="00000000" w:rsidP="00000000" w:rsidRDefault="00000000" w:rsidRPr="00000000" w14:paraId="00000401">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gsutil mb gs://${PROJECT_ID}</w:t>
            </w:r>
          </w:p>
        </w:tc>
      </w:tr>
    </w:tbl>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pStyle w:val="Heading2"/>
        <w:jc w:val="left"/>
        <w:rPr/>
      </w:pPr>
      <w:bookmarkStart w:colFirst="0" w:colLast="0" w:name="_o5f0s3rzqkrf" w:id="55"/>
      <w:bookmarkEnd w:id="55"/>
      <w:r w:rsidDel="00000000" w:rsidR="00000000" w:rsidRPr="00000000">
        <w:rPr>
          <w:rtl w:val="0"/>
        </w:rPr>
        <w:t xml:space="preserve">Task 3 - Store Uploaded File</w:t>
      </w:r>
    </w:p>
    <w:p w:rsidR="00000000" w:rsidDel="00000000" w:rsidP="00000000" w:rsidRDefault="00000000" w:rsidRPr="00000000" w14:paraId="00000404">
      <w:pPr>
        <w:jc w:val="left"/>
        <w:rPr/>
      </w:pPr>
      <w:r w:rsidDel="00000000" w:rsidR="00000000" w:rsidRPr="00000000">
        <w:rPr>
          <w:rtl w:val="0"/>
        </w:rPr>
        <w:t xml:space="preserve">1. Update the homepage to be able to accept a file in the form.</w:t>
      </w:r>
    </w:p>
    <w:p w:rsidR="00000000" w:rsidDel="00000000" w:rsidP="00000000" w:rsidRDefault="00000000" w:rsidRPr="00000000" w14:paraId="00000405">
      <w:pPr>
        <w:jc w:val="left"/>
        <w:rPr/>
      </w:pPr>
      <w:r w:rsidDel="00000000" w:rsidR="00000000" w:rsidRPr="00000000">
        <w:rPr>
          <w:rtl w:val="0"/>
        </w:rPr>
      </w:r>
    </w:p>
    <w:p w:rsidR="00000000" w:rsidDel="00000000" w:rsidP="00000000" w:rsidRDefault="00000000" w:rsidRPr="00000000" w14:paraId="00000406">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guestbook-frontend/src/main/resources/templates/index.html</w:t>
      </w:r>
    </w:p>
    <w:tbl>
      <w:tblPr>
        <w:tblStyle w:val="Table9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&lt;html&gt;</w:t>
            </w:r>
          </w:p>
          <w:p w:rsidR="00000000" w:rsidDel="00000000" w:rsidP="00000000" w:rsidRDefault="00000000" w:rsidRPr="00000000" w14:paraId="0000040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&lt;head&gt;</w:t>
            </w:r>
          </w:p>
          <w:p w:rsidR="00000000" w:rsidDel="00000000" w:rsidP="00000000" w:rsidRDefault="00000000" w:rsidRPr="00000000" w14:paraId="0000040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0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&lt;/head&gt;</w:t>
            </w:r>
          </w:p>
          <w:p w:rsidR="00000000" w:rsidDel="00000000" w:rsidP="00000000" w:rsidRDefault="00000000" w:rsidRPr="00000000" w14:paraId="0000040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&lt;body&gt;</w:t>
            </w:r>
          </w:p>
          <w:p w:rsidR="00000000" w:rsidDel="00000000" w:rsidP="00000000" w:rsidRDefault="00000000" w:rsidRPr="00000000" w14:paraId="0000040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&lt;nav class="navbar navbar-inverse navbar-fixed-top"&gt;</w:t>
            </w:r>
          </w:p>
          <w:p w:rsidR="00000000" w:rsidDel="00000000" w:rsidP="00000000" w:rsidRDefault="00000000" w:rsidRPr="00000000" w14:paraId="0000040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0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&lt;/nav&gt;</w:t>
            </w:r>
          </w:p>
          <w:p w:rsidR="00000000" w:rsidDel="00000000" w:rsidP="00000000" w:rsidRDefault="00000000" w:rsidRPr="00000000" w14:paraId="0000040F">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1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&lt;div class="main container"&gt;</w:t>
            </w:r>
          </w:p>
          <w:p w:rsidR="00000000" w:rsidDel="00000000" w:rsidP="00000000" w:rsidRDefault="00000000" w:rsidRPr="00000000" w14:paraId="0000041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&lt;div class="input"&gt;</w:t>
            </w:r>
          </w:p>
          <w:p w:rsidR="00000000" w:rsidDel="00000000" w:rsidP="00000000" w:rsidRDefault="00000000" w:rsidRPr="00000000" w14:paraId="0000041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&lt;!-- Set form encoding type to multipart form data --&gt;</w:t>
            </w:r>
          </w:p>
          <w:p w:rsidR="00000000" w:rsidDel="00000000" w:rsidP="00000000" w:rsidRDefault="00000000" w:rsidRPr="00000000" w14:paraId="0000041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&lt;form action="/post" method="post" </w:t>
            </w:r>
            <w:r w:rsidDel="00000000" w:rsidR="00000000" w:rsidRPr="00000000">
              <w:rPr>
                <w:rFonts w:ascii="Courier New" w:cs="Courier New" w:eastAsia="Courier New" w:hAnsi="Courier New"/>
                <w:b w:val="1"/>
                <w:rtl w:val="0"/>
              </w:rPr>
              <w:t xml:space="preserve">enctype="multipart/form-data"</w:t>
            </w: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41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&lt;span&gt;Your name:&lt;/span&gt;&lt;input type="text" name="name" th:value="${name}"/&gt;</w:t>
            </w:r>
          </w:p>
          <w:p w:rsidR="00000000" w:rsidDel="00000000" w:rsidP="00000000" w:rsidRDefault="00000000" w:rsidRPr="00000000" w14:paraId="0000041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&lt;span&gt;Message:&lt;/span&gt;&lt;input type="text" name="message"/&gt;</w:t>
            </w:r>
          </w:p>
          <w:p w:rsidR="00000000" w:rsidDel="00000000" w:rsidP="00000000" w:rsidRDefault="00000000" w:rsidRPr="00000000" w14:paraId="00000416">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&lt;!-- Add a file input --&gt;</w:t>
            </w:r>
          </w:p>
          <w:p w:rsidR="00000000" w:rsidDel="00000000" w:rsidP="00000000" w:rsidRDefault="00000000" w:rsidRPr="00000000" w14:paraId="0000041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&lt;span&gt;File:&lt;/span&gt;</w:t>
            </w:r>
          </w:p>
          <w:p w:rsidR="00000000" w:rsidDel="00000000" w:rsidP="00000000" w:rsidRDefault="00000000" w:rsidRPr="00000000" w14:paraId="0000041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&lt;input type="file" name="file" accept=".jpg, image/jpeg"/&gt;</w:t>
            </w:r>
          </w:p>
          <w:p w:rsidR="00000000" w:rsidDel="00000000" w:rsidP="00000000" w:rsidRDefault="00000000" w:rsidRPr="00000000" w14:paraId="0000041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&lt;input type="submit" value="Post"/&gt;</w:t>
            </w:r>
          </w:p>
          <w:p w:rsidR="00000000" w:rsidDel="00000000" w:rsidP="00000000" w:rsidRDefault="00000000" w:rsidRPr="00000000" w14:paraId="0000041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&lt;/form&gt;</w:t>
            </w:r>
          </w:p>
          <w:p w:rsidR="00000000" w:rsidDel="00000000" w:rsidP="00000000" w:rsidRDefault="00000000" w:rsidRPr="00000000" w14:paraId="0000041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&lt;/div&gt;</w:t>
            </w:r>
          </w:p>
          <w:p w:rsidR="00000000" w:rsidDel="00000000" w:rsidP="00000000" w:rsidRDefault="00000000" w:rsidRPr="00000000" w14:paraId="0000041C">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1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1E">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1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&lt;/div&gt;</w:t>
            </w:r>
          </w:p>
          <w:p w:rsidR="00000000" w:rsidDel="00000000" w:rsidP="00000000" w:rsidRDefault="00000000" w:rsidRPr="00000000" w14:paraId="00000420">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22">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&lt;/body&gt;</w:t>
            </w:r>
          </w:p>
          <w:p w:rsidR="00000000" w:rsidDel="00000000" w:rsidP="00000000" w:rsidRDefault="00000000" w:rsidRPr="00000000" w14:paraId="0000042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&lt;/html&gt;</w:t>
            </w:r>
          </w:p>
        </w:tc>
      </w:tr>
    </w:tbl>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2. Update the </w:t>
      </w:r>
      <w:r w:rsidDel="00000000" w:rsidR="00000000" w:rsidRPr="00000000">
        <w:rPr>
          <w:rFonts w:ascii="Courier New" w:cs="Courier New" w:eastAsia="Courier New" w:hAnsi="Courier New"/>
          <w:rtl w:val="0"/>
        </w:rPr>
        <w:t xml:space="preserve">FrontendContoller</w:t>
      </w:r>
      <w:r w:rsidDel="00000000" w:rsidR="00000000" w:rsidRPr="00000000">
        <w:rPr>
          <w:rtl w:val="0"/>
        </w:rPr>
        <w:t xml:space="preserve"> to accept the file.</w:t>
      </w:r>
    </w:p>
    <w:p w:rsidR="00000000" w:rsidDel="00000000" w:rsidP="00000000" w:rsidRDefault="00000000" w:rsidRPr="00000000" w14:paraId="00000427">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8">
      <w:pPr>
        <w:jc w:val="left"/>
        <w:rPr/>
      </w:pPr>
      <w:r w:rsidDel="00000000" w:rsidR="00000000" w:rsidRPr="00000000">
        <w:rPr>
          <w:rFonts w:ascii="Courier New" w:cs="Courier New" w:eastAsia="Courier New" w:hAnsi="Courier New"/>
          <w:rtl w:val="0"/>
        </w:rPr>
        <w:t xml:space="preserve">guestbook-frontend/src/main/java/com/example/frontend/FrontendController.java</w:t>
      </w:r>
      <w:r w:rsidDel="00000000" w:rsidR="00000000" w:rsidRPr="00000000">
        <w:rPr>
          <w:rtl w:val="0"/>
        </w:rPr>
      </w:r>
    </w:p>
    <w:tbl>
      <w:tblPr>
        <w:tblStyle w:val="Table9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package com.example.frontend;</w:t>
            </w:r>
          </w:p>
          <w:p w:rsidR="00000000" w:rsidDel="00000000" w:rsidP="00000000" w:rsidRDefault="00000000" w:rsidRPr="00000000" w14:paraId="0000042A">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w:t>
            </w:r>
          </w:p>
          <w:p w:rsidR="00000000" w:rsidDel="00000000" w:rsidP="00000000" w:rsidRDefault="00000000" w:rsidRPr="00000000" w14:paraId="0000042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2D">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2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org.springframework.cloud.gcp.core.GcpProjectIdProvider;</w:t>
            </w:r>
          </w:p>
          <w:p w:rsidR="00000000" w:rsidDel="00000000" w:rsidP="00000000" w:rsidRDefault="00000000" w:rsidRPr="00000000" w14:paraId="0000042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org.springframework.web.multipart.MultipartFile;</w:t>
            </w:r>
          </w:p>
          <w:p w:rsidR="00000000" w:rsidDel="00000000" w:rsidP="00000000" w:rsidRDefault="00000000" w:rsidRPr="00000000" w14:paraId="0000043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org.springframework.context.ApplicationContext;</w:t>
            </w:r>
          </w:p>
          <w:p w:rsidR="00000000" w:rsidDel="00000000" w:rsidP="00000000" w:rsidRDefault="00000000" w:rsidRPr="00000000" w14:paraId="0000043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org.springframework.core.io.Resource;</w:t>
            </w:r>
          </w:p>
          <w:p w:rsidR="00000000" w:rsidDel="00000000" w:rsidP="00000000" w:rsidRDefault="00000000" w:rsidRPr="00000000" w14:paraId="0000043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org.springframework.core.io.WritableResource;</w:t>
            </w:r>
          </w:p>
          <w:p w:rsidR="00000000" w:rsidDel="00000000" w:rsidP="00000000" w:rsidRDefault="00000000" w:rsidRPr="00000000" w14:paraId="0000043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org.springframework.util.StreamUtils;</w:t>
            </w:r>
          </w:p>
          <w:p w:rsidR="00000000" w:rsidDel="00000000" w:rsidP="00000000" w:rsidRDefault="00000000" w:rsidRPr="00000000" w14:paraId="0000043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java.io.*;</w:t>
            </w:r>
          </w:p>
          <w:p w:rsidR="00000000" w:rsidDel="00000000" w:rsidP="00000000" w:rsidRDefault="00000000" w:rsidRPr="00000000" w14:paraId="00000435">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@Controller</w:t>
            </w:r>
          </w:p>
          <w:p w:rsidR="00000000" w:rsidDel="00000000" w:rsidP="00000000" w:rsidRDefault="00000000" w:rsidRPr="00000000" w14:paraId="0000043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@SessionAttributes("name")</w:t>
            </w:r>
          </w:p>
          <w:p w:rsidR="00000000" w:rsidDel="00000000" w:rsidP="00000000" w:rsidRDefault="00000000" w:rsidRPr="00000000" w14:paraId="0000043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FrontendController {</w:t>
            </w:r>
          </w:p>
          <w:p w:rsidR="00000000" w:rsidDel="00000000" w:rsidP="00000000" w:rsidRDefault="00000000" w:rsidRPr="00000000" w14:paraId="0000043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3A">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 We need the ApplicationContext in order to create a new Resource.</w:t>
            </w:r>
          </w:p>
          <w:p w:rsidR="00000000" w:rsidDel="00000000" w:rsidP="00000000" w:rsidRDefault="00000000" w:rsidRPr="00000000" w14:paraId="0000043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@Autowired</w:t>
            </w:r>
          </w:p>
          <w:p w:rsidR="00000000" w:rsidDel="00000000" w:rsidP="00000000" w:rsidRDefault="00000000" w:rsidRPr="00000000" w14:paraId="0000043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private ApplicationContext context;</w:t>
            </w:r>
          </w:p>
          <w:p w:rsidR="00000000" w:rsidDel="00000000" w:rsidP="00000000" w:rsidRDefault="00000000" w:rsidRPr="00000000" w14:paraId="0000043E">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3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 We need to know the Project ID, because it's Cloud Storage bucket name</w:t>
            </w:r>
          </w:p>
          <w:p w:rsidR="00000000" w:rsidDel="00000000" w:rsidP="00000000" w:rsidRDefault="00000000" w:rsidRPr="00000000" w14:paraId="0000044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@Autowired</w:t>
            </w:r>
          </w:p>
          <w:p w:rsidR="00000000" w:rsidDel="00000000" w:rsidP="00000000" w:rsidRDefault="00000000" w:rsidRPr="00000000" w14:paraId="0000044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private GcpProjectIdProvider projectIdProvider;</w:t>
            </w:r>
          </w:p>
          <w:p w:rsidR="00000000" w:rsidDel="00000000" w:rsidP="00000000" w:rsidRDefault="00000000" w:rsidRPr="00000000" w14:paraId="00000442">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4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@GetMapping("/")</w:t>
            </w:r>
          </w:p>
          <w:p w:rsidR="00000000" w:rsidDel="00000000" w:rsidP="00000000" w:rsidRDefault="00000000" w:rsidRPr="00000000" w14:paraId="0000044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String index(Model model) {</w:t>
            </w:r>
          </w:p>
          <w:p w:rsidR="00000000" w:rsidDel="00000000" w:rsidP="00000000" w:rsidRDefault="00000000" w:rsidRPr="00000000" w14:paraId="0000044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44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4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44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 Capture the file in request parameter</w:t>
            </w:r>
          </w:p>
          <w:p w:rsidR="00000000" w:rsidDel="00000000" w:rsidP="00000000" w:rsidRDefault="00000000" w:rsidRPr="00000000" w14:paraId="0000044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@PostMapping("/post")</w:t>
            </w:r>
          </w:p>
          <w:p w:rsidR="00000000" w:rsidDel="00000000" w:rsidP="00000000" w:rsidRDefault="00000000" w:rsidRPr="00000000" w14:paraId="0000044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String post(</w:t>
            </w:r>
          </w:p>
          <w:p w:rsidR="00000000" w:rsidDel="00000000" w:rsidP="00000000" w:rsidRDefault="00000000" w:rsidRPr="00000000" w14:paraId="0000044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@RequestParam(name="file", required=false) MultipartFile file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4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@RequestParam String name,</w:t>
            </w:r>
          </w:p>
          <w:p w:rsidR="00000000" w:rsidDel="00000000" w:rsidP="00000000" w:rsidRDefault="00000000" w:rsidRPr="00000000" w14:paraId="0000044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@RequestParam String message, Model model)</w:t>
            </w:r>
          </w:p>
          <w:p w:rsidR="00000000" w:rsidDel="00000000" w:rsidP="00000000" w:rsidRDefault="00000000" w:rsidRPr="00000000" w14:paraId="0000044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throws IOException</w:t>
            </w:r>
            <w:r w:rsidDel="00000000" w:rsidR="00000000" w:rsidRPr="00000000">
              <w:rPr>
                <w:rtl w:val="0"/>
              </w:rPr>
            </w:r>
          </w:p>
          <w:p w:rsidR="00000000" w:rsidDel="00000000" w:rsidP="00000000" w:rsidRDefault="00000000" w:rsidRPr="00000000" w14:paraId="0000044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450">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model.addAttribute("name", name);</w:t>
            </w:r>
          </w:p>
          <w:p w:rsidR="00000000" w:rsidDel="00000000" w:rsidP="00000000" w:rsidRDefault="00000000" w:rsidRPr="00000000" w14:paraId="00000452">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String filename = null;</w:t>
            </w:r>
          </w:p>
          <w:p w:rsidR="00000000" w:rsidDel="00000000" w:rsidP="00000000" w:rsidRDefault="00000000" w:rsidRPr="00000000" w14:paraId="0000045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if (file != null &amp;&amp; !file.isEmpty()</w:t>
            </w:r>
          </w:p>
          <w:p w:rsidR="00000000" w:rsidDel="00000000" w:rsidP="00000000" w:rsidRDefault="00000000" w:rsidRPr="00000000" w14:paraId="0000045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&amp;&amp; file.getContentType().equals("image/jpeg")) {</w:t>
            </w:r>
          </w:p>
          <w:p w:rsidR="00000000" w:rsidDel="00000000" w:rsidP="00000000" w:rsidRDefault="00000000" w:rsidRPr="00000000" w14:paraId="00000456">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5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 Bucket ID is our Project ID</w:t>
            </w:r>
          </w:p>
          <w:p w:rsidR="00000000" w:rsidDel="00000000" w:rsidP="00000000" w:rsidRDefault="00000000" w:rsidRPr="00000000" w14:paraId="0000045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String bucket = "gs://" + projectIdProvider.getProjectId();</w:t>
            </w:r>
          </w:p>
          <w:p w:rsidR="00000000" w:rsidDel="00000000" w:rsidP="00000000" w:rsidRDefault="00000000" w:rsidRPr="00000000" w14:paraId="00000459">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5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 Generate a random file name</w:t>
            </w:r>
          </w:p>
          <w:p w:rsidR="00000000" w:rsidDel="00000000" w:rsidP="00000000" w:rsidRDefault="00000000" w:rsidRPr="00000000" w14:paraId="0000045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filename = UUID.randomUUID().toString() + ".jpg";</w:t>
            </w:r>
          </w:p>
          <w:p w:rsidR="00000000" w:rsidDel="00000000" w:rsidP="00000000" w:rsidRDefault="00000000" w:rsidRPr="00000000" w14:paraId="0000045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WritableResource resource = (WritableResource) </w:t>
            </w:r>
          </w:p>
          <w:p w:rsidR="00000000" w:rsidDel="00000000" w:rsidP="00000000" w:rsidRDefault="00000000" w:rsidRPr="00000000" w14:paraId="0000045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context.getResource(bucket + "/" + filename);</w:t>
            </w:r>
          </w:p>
          <w:p w:rsidR="00000000" w:rsidDel="00000000" w:rsidP="00000000" w:rsidRDefault="00000000" w:rsidRPr="00000000" w14:paraId="0000045E">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5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 Write the file to Cloud Storage using WritableResource</w:t>
            </w:r>
          </w:p>
          <w:p w:rsidR="00000000" w:rsidDel="00000000" w:rsidP="00000000" w:rsidRDefault="00000000" w:rsidRPr="00000000" w14:paraId="0000046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try (OutputStream os = resource.getOutputStream()) {</w:t>
            </w:r>
          </w:p>
          <w:p w:rsidR="00000000" w:rsidDel="00000000" w:rsidP="00000000" w:rsidRDefault="00000000" w:rsidRPr="00000000" w14:paraId="0000046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os.write(file.getBytes());</w:t>
            </w:r>
          </w:p>
          <w:p w:rsidR="00000000" w:rsidDel="00000000" w:rsidP="00000000" w:rsidRDefault="00000000" w:rsidRPr="00000000" w14:paraId="0000046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w:t>
            </w:r>
          </w:p>
          <w:p w:rsidR="00000000" w:rsidDel="00000000" w:rsidP="00000000" w:rsidRDefault="00000000" w:rsidRPr="00000000" w14:paraId="00000463">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6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465">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6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(message != null &amp;&amp; !message.trim().isEmpty()) {</w:t>
            </w:r>
          </w:p>
          <w:p w:rsidR="00000000" w:rsidDel="00000000" w:rsidP="00000000" w:rsidRDefault="00000000" w:rsidRPr="00000000" w14:paraId="0000046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 Post the message to the backend service</w:t>
            </w:r>
          </w:p>
          <w:p w:rsidR="00000000" w:rsidDel="00000000" w:rsidP="00000000" w:rsidRDefault="00000000" w:rsidRPr="00000000" w14:paraId="0000046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Map&lt;String, String&gt; payload = new HashMap&lt;&gt;();</w:t>
            </w:r>
          </w:p>
          <w:p w:rsidR="00000000" w:rsidDel="00000000" w:rsidP="00000000" w:rsidRDefault="00000000" w:rsidRPr="00000000" w14:paraId="0000046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payload.put("name", name);</w:t>
            </w:r>
          </w:p>
          <w:p w:rsidR="00000000" w:rsidDel="00000000" w:rsidP="00000000" w:rsidRDefault="00000000" w:rsidRPr="00000000" w14:paraId="0000046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payload.put("message", message);</w:t>
            </w:r>
          </w:p>
          <w:p w:rsidR="00000000" w:rsidDel="00000000" w:rsidP="00000000" w:rsidRDefault="00000000" w:rsidRPr="00000000" w14:paraId="0000046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 Store the generated file name in the database  </w:t>
            </w:r>
          </w:p>
          <w:p w:rsidR="00000000" w:rsidDel="00000000" w:rsidP="00000000" w:rsidRDefault="00000000" w:rsidRPr="00000000" w14:paraId="0000046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payload.put("imageUri", filename);</w:t>
            </w:r>
          </w:p>
          <w:p w:rsidR="00000000" w:rsidDel="00000000" w:rsidP="00000000" w:rsidRDefault="00000000" w:rsidRPr="00000000" w14:paraId="0000046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client.add(payload);</w:t>
            </w:r>
          </w:p>
          <w:p w:rsidR="00000000" w:rsidDel="00000000" w:rsidP="00000000" w:rsidRDefault="00000000" w:rsidRPr="00000000" w14:paraId="0000046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r>
          </w:p>
          <w:p w:rsidR="00000000" w:rsidDel="00000000" w:rsidP="00000000" w:rsidRDefault="00000000" w:rsidRPr="00000000" w14:paraId="0000046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47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tl w:val="0"/>
              </w:rPr>
            </w:r>
          </w:p>
          <w:p w:rsidR="00000000" w:rsidDel="00000000" w:rsidP="00000000" w:rsidRDefault="00000000" w:rsidRPr="00000000" w14:paraId="0000047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47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return "redirect:/";</w:t>
            </w:r>
          </w:p>
          <w:p w:rsidR="00000000" w:rsidDel="00000000" w:rsidP="00000000" w:rsidRDefault="00000000" w:rsidRPr="00000000" w14:paraId="0000047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7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475">
      <w:pPr>
        <w:jc w:val="left"/>
        <w:rPr/>
      </w:pPr>
      <w:r w:rsidDel="00000000" w:rsidR="00000000" w:rsidRPr="00000000">
        <w:rPr>
          <w:rtl w:val="0"/>
        </w:rPr>
      </w:r>
    </w:p>
    <w:p w:rsidR="00000000" w:rsidDel="00000000" w:rsidP="00000000" w:rsidRDefault="00000000" w:rsidRPr="00000000" w14:paraId="00000476">
      <w:pPr>
        <w:pStyle w:val="Heading2"/>
        <w:jc w:val="left"/>
        <w:rPr/>
      </w:pPr>
      <w:bookmarkStart w:colFirst="0" w:colLast="0" w:name="_qebpugkp11wy" w:id="56"/>
      <w:bookmarkEnd w:id="56"/>
      <w:r w:rsidDel="00000000" w:rsidR="00000000" w:rsidRPr="00000000">
        <w:rPr>
          <w:rtl w:val="0"/>
        </w:rPr>
        <w:t xml:space="preserve">Task 4 - Run it locally</w:t>
      </w:r>
    </w:p>
    <w:p w:rsidR="00000000" w:rsidDel="00000000" w:rsidP="00000000" w:rsidRDefault="00000000" w:rsidRPr="00000000" w14:paraId="00000477">
      <w:pPr>
        <w:jc w:val="left"/>
        <w:rPr/>
      </w:pPr>
      <w:r w:rsidDel="00000000" w:rsidR="00000000" w:rsidRPr="00000000">
        <w:rPr>
          <w:rtl w:val="0"/>
        </w:rPr>
        <w:t xml:space="preserve">1. Restart the Guestbook Frontend.</w:t>
      </w:r>
    </w:p>
    <w:p w:rsidR="00000000" w:rsidDel="00000000" w:rsidP="00000000" w:rsidRDefault="00000000" w:rsidRPr="00000000" w14:paraId="00000478">
      <w:pPr>
        <w:jc w:val="left"/>
        <w:rPr/>
      </w:pPr>
      <w:r w:rsidDel="00000000" w:rsidR="00000000" w:rsidRPr="00000000">
        <w:rPr>
          <w:rtl w:val="0"/>
        </w:rPr>
      </w:r>
    </w:p>
    <w:tbl>
      <w:tblPr>
        <w:tblStyle w:val="Table9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~/guestbook-frontend</w:t>
            </w:r>
          </w:p>
          <w:p w:rsidR="00000000" w:rsidDel="00000000" w:rsidP="00000000" w:rsidRDefault="00000000" w:rsidRPr="00000000" w14:paraId="0000047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spring-boot:run -Dspring.profiles.active=cloud</w:t>
            </w:r>
          </w:p>
        </w:tc>
      </w:tr>
    </w:tbl>
    <w:p w:rsidR="00000000" w:rsidDel="00000000" w:rsidP="00000000" w:rsidRDefault="00000000" w:rsidRPr="00000000" w14:paraId="0000047B">
      <w:pPr>
        <w:jc w:val="left"/>
        <w:rPr/>
      </w:pPr>
      <w:r w:rsidDel="00000000" w:rsidR="00000000" w:rsidRPr="00000000">
        <w:rPr>
          <w:rtl w:val="0"/>
        </w:rPr>
      </w:r>
    </w:p>
    <w:p w:rsidR="00000000" w:rsidDel="00000000" w:rsidP="00000000" w:rsidRDefault="00000000" w:rsidRPr="00000000" w14:paraId="0000047C">
      <w:pPr>
        <w:jc w:val="left"/>
        <w:rPr/>
      </w:pPr>
      <w:r w:rsidDel="00000000" w:rsidR="00000000" w:rsidRPr="00000000">
        <w:rPr>
          <w:rtl w:val="0"/>
        </w:rPr>
        <w:t xml:space="preserve">2. Open Cloud Shell web preview and post a message with a </w:t>
      </w:r>
      <w:r w:rsidDel="00000000" w:rsidR="00000000" w:rsidRPr="00000000">
        <w:rPr>
          <w:i w:val="1"/>
          <w:rtl w:val="0"/>
        </w:rPr>
        <w:t xml:space="preserve">small</w:t>
      </w:r>
      <w:r w:rsidDel="00000000" w:rsidR="00000000" w:rsidRPr="00000000">
        <w:rPr>
          <w:rtl w:val="0"/>
        </w:rPr>
        <w:t xml:space="preserve"> JPEG image. E.g., this one of </w:t>
      </w:r>
      <w:hyperlink r:id="rId48">
        <w:r w:rsidDel="00000000" w:rsidR="00000000" w:rsidRPr="00000000">
          <w:rPr>
            <w:color w:val="1155cc"/>
            <w:u w:val="single"/>
            <w:rtl w:val="0"/>
          </w:rPr>
          <w:t xml:space="preserve">New York City</w:t>
        </w:r>
      </w:hyperlink>
      <w:r w:rsidDel="00000000" w:rsidR="00000000" w:rsidRPr="00000000">
        <w:rPr>
          <w:rtl w:val="0"/>
        </w:rPr>
        <w:t xml:space="preserve">.</w:t>
      </w:r>
    </w:p>
    <w:p w:rsidR="00000000" w:rsidDel="00000000" w:rsidP="00000000" w:rsidRDefault="00000000" w:rsidRPr="00000000" w14:paraId="0000047D">
      <w:pPr>
        <w:jc w:val="left"/>
        <w:rPr/>
      </w:pPr>
      <w:r w:rsidDel="00000000" w:rsidR="00000000" w:rsidRPr="00000000">
        <w:rPr>
          <w:rtl w:val="0"/>
        </w:rPr>
      </w:r>
    </w:p>
    <w:p w:rsidR="00000000" w:rsidDel="00000000" w:rsidP="00000000" w:rsidRDefault="00000000" w:rsidRPr="00000000" w14:paraId="0000047E">
      <w:pPr>
        <w:jc w:val="left"/>
        <w:rPr/>
      </w:pPr>
      <w:r w:rsidDel="00000000" w:rsidR="00000000" w:rsidRPr="00000000">
        <w:rPr>
          <w:rtl w:val="0"/>
        </w:rPr>
        <w:t xml:space="preserve">3. Validate that the image was uploaded. From the command line.</w:t>
      </w:r>
    </w:p>
    <w:p w:rsidR="00000000" w:rsidDel="00000000" w:rsidP="00000000" w:rsidRDefault="00000000" w:rsidRPr="00000000" w14:paraId="0000047F">
      <w:pPr>
        <w:rPr>
          <w:rFonts w:ascii="Courier New" w:cs="Courier New" w:eastAsia="Courier New" w:hAnsi="Courier New"/>
        </w:rPr>
      </w:pPr>
      <w:r w:rsidDel="00000000" w:rsidR="00000000" w:rsidRPr="00000000">
        <w:rPr>
          <w:rtl w:val="0"/>
        </w:rPr>
      </w:r>
    </w:p>
    <w:tbl>
      <w:tblPr>
        <w:tblStyle w:val="Table9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0">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PROJECT_ID=$(gcloud config list --format 'value(core.project)')</w:t>
            </w:r>
          </w:p>
          <w:p w:rsidR="00000000" w:rsidDel="00000000" w:rsidP="00000000" w:rsidRDefault="00000000" w:rsidRPr="00000000" w14:paraId="00000481">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gsutil ls gs://${PROJECT_ID}</w:t>
            </w:r>
          </w:p>
        </w:tc>
      </w:tr>
    </w:tbl>
    <w:p w:rsidR="00000000" w:rsidDel="00000000" w:rsidP="00000000" w:rsidRDefault="00000000" w:rsidRPr="00000000" w14:paraId="00000482">
      <w:pPr>
        <w:jc w:val="left"/>
        <w:rPr/>
      </w:pPr>
      <w:r w:rsidDel="00000000" w:rsidR="00000000" w:rsidRPr="00000000">
        <w:rPr>
          <w:rtl w:val="0"/>
        </w:rPr>
      </w:r>
    </w:p>
    <w:p w:rsidR="00000000" w:rsidDel="00000000" w:rsidP="00000000" w:rsidRDefault="00000000" w:rsidRPr="00000000" w14:paraId="00000483">
      <w:pPr>
        <w:jc w:val="left"/>
        <w:rPr/>
      </w:pPr>
      <w:r w:rsidDel="00000000" w:rsidR="00000000" w:rsidRPr="00000000">
        <w:rPr>
          <w:rtl w:val="0"/>
        </w:rPr>
        <w:t xml:space="preserve">4. From the Google Cloud Platform Console, browse to </w:t>
      </w:r>
      <w:r w:rsidDel="00000000" w:rsidR="00000000" w:rsidRPr="00000000">
        <w:rPr>
          <w:rFonts w:ascii="Arial Unicode MS" w:cs="Arial Unicode MS" w:eastAsia="Arial Unicode MS" w:hAnsi="Arial Unicode MS"/>
          <w:b w:val="1"/>
          <w:rtl w:val="0"/>
        </w:rPr>
        <w:t xml:space="preserve">Storage → Storage → Browser</w:t>
      </w:r>
      <w:r w:rsidDel="00000000" w:rsidR="00000000" w:rsidRPr="00000000">
        <w:rPr>
          <w:rtl w:val="0"/>
        </w:rPr>
        <w:t xml:space="preserve">.</w:t>
      </w:r>
    </w:p>
    <w:p w:rsidR="00000000" w:rsidDel="00000000" w:rsidP="00000000" w:rsidRDefault="00000000" w:rsidRPr="00000000" w14:paraId="00000484">
      <w:pPr>
        <w:jc w:val="left"/>
        <w:rPr/>
      </w:pPr>
      <w:r w:rsidDel="00000000" w:rsidR="00000000" w:rsidRPr="00000000">
        <w:rPr>
          <w:rtl w:val="0"/>
        </w:rPr>
      </w:r>
    </w:p>
    <w:p w:rsidR="00000000" w:rsidDel="00000000" w:rsidP="00000000" w:rsidRDefault="00000000" w:rsidRPr="00000000" w14:paraId="00000485">
      <w:pPr>
        <w:jc w:val="center"/>
        <w:rPr>
          <w:b w:val="1"/>
        </w:rPr>
      </w:pPr>
      <w:r w:rsidDel="00000000" w:rsidR="00000000" w:rsidRPr="00000000">
        <w:rPr>
          <w:b w:val="1"/>
        </w:rPr>
        <w:drawing>
          <wp:inline distB="114300" distT="114300" distL="114300" distR="114300">
            <wp:extent cx="3727824" cy="2376488"/>
            <wp:effectExtent b="0" l="0" r="0" t="0"/>
            <wp:docPr id="46" name="image50.png"/>
            <a:graphic>
              <a:graphicData uri="http://schemas.openxmlformats.org/drawingml/2006/picture">
                <pic:pic>
                  <pic:nvPicPr>
                    <pic:cNvPr id="0" name="image50.png"/>
                    <pic:cNvPicPr preferRelativeResize="0"/>
                  </pic:nvPicPr>
                  <pic:blipFill>
                    <a:blip r:embed="rId49"/>
                    <a:srcRect b="0" l="0" r="0" t="0"/>
                    <a:stretch>
                      <a:fillRect/>
                    </a:stretch>
                  </pic:blipFill>
                  <pic:spPr>
                    <a:xfrm>
                      <a:off x="0" y="0"/>
                      <a:ext cx="3727824"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jc w:val="center"/>
        <w:rPr>
          <w:b w:val="1"/>
        </w:rPr>
      </w:pPr>
      <w:r w:rsidDel="00000000" w:rsidR="00000000" w:rsidRPr="00000000">
        <w:rPr>
          <w:rtl w:val="0"/>
        </w:rPr>
      </w:r>
    </w:p>
    <w:p w:rsidR="00000000" w:rsidDel="00000000" w:rsidP="00000000" w:rsidRDefault="00000000" w:rsidRPr="00000000" w14:paraId="00000487">
      <w:pPr>
        <w:jc w:val="left"/>
        <w:rPr/>
      </w:pPr>
      <w:r w:rsidDel="00000000" w:rsidR="00000000" w:rsidRPr="00000000">
        <w:rPr>
          <w:rtl w:val="0"/>
        </w:rPr>
        <w:t xml:space="preserve">6. Navigate to your bucket.</w:t>
      </w:r>
    </w:p>
    <w:p w:rsidR="00000000" w:rsidDel="00000000" w:rsidP="00000000" w:rsidRDefault="00000000" w:rsidRPr="00000000" w14:paraId="00000488">
      <w:pPr>
        <w:jc w:val="left"/>
        <w:rPr/>
      </w:pPr>
      <w:r w:rsidDel="00000000" w:rsidR="00000000" w:rsidRPr="00000000">
        <w:rPr>
          <w:rtl w:val="0"/>
        </w:rPr>
      </w:r>
    </w:p>
    <w:p w:rsidR="00000000" w:rsidDel="00000000" w:rsidP="00000000" w:rsidRDefault="00000000" w:rsidRPr="00000000" w14:paraId="00000489">
      <w:pPr>
        <w:jc w:val="left"/>
        <w:rPr/>
      </w:pPr>
      <w:r w:rsidDel="00000000" w:rsidR="00000000" w:rsidRPr="00000000">
        <w:rPr/>
        <w:drawing>
          <wp:inline distB="114300" distT="114300" distL="114300" distR="114300">
            <wp:extent cx="6858000" cy="2959100"/>
            <wp:effectExtent b="0" l="0" r="0" t="0"/>
            <wp:docPr id="36"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68580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jc w:val="left"/>
        <w:rPr/>
      </w:pPr>
      <w:r w:rsidDel="00000000" w:rsidR="00000000" w:rsidRPr="00000000">
        <w:rPr>
          <w:rtl w:val="0"/>
        </w:rPr>
      </w:r>
    </w:p>
    <w:p w:rsidR="00000000" w:rsidDel="00000000" w:rsidP="00000000" w:rsidRDefault="00000000" w:rsidRPr="00000000" w14:paraId="0000048B">
      <w:pPr>
        <w:jc w:val="left"/>
        <w:rPr/>
      </w:pPr>
      <w:r w:rsidDel="00000000" w:rsidR="00000000" w:rsidRPr="00000000">
        <w:rPr>
          <w:rtl w:val="0"/>
        </w:rPr>
        <w:t xml:space="preserve">Where you should see the uploaded file.</w:t>
      </w:r>
    </w:p>
    <w:p w:rsidR="00000000" w:rsidDel="00000000" w:rsidP="00000000" w:rsidRDefault="00000000" w:rsidRPr="00000000" w14:paraId="0000048C">
      <w:pPr>
        <w:jc w:val="left"/>
        <w:rPr/>
      </w:pPr>
      <w:r w:rsidDel="00000000" w:rsidR="00000000" w:rsidRPr="00000000">
        <w:rPr/>
        <w:drawing>
          <wp:inline distB="114300" distT="114300" distL="114300" distR="114300">
            <wp:extent cx="6858000" cy="2374900"/>
            <wp:effectExtent b="0" l="0" r="0" t="0"/>
            <wp:docPr id="45" name="image56.png"/>
            <a:graphic>
              <a:graphicData uri="http://schemas.openxmlformats.org/drawingml/2006/picture">
                <pic:pic>
                  <pic:nvPicPr>
                    <pic:cNvPr id="0" name="image56.png"/>
                    <pic:cNvPicPr preferRelativeResize="0"/>
                  </pic:nvPicPr>
                  <pic:blipFill>
                    <a:blip r:embed="rId51"/>
                    <a:srcRect b="0" l="0" r="0" t="0"/>
                    <a:stretch>
                      <a:fillRect/>
                    </a:stretch>
                  </pic:blipFill>
                  <pic:spPr>
                    <a:xfrm>
                      <a:off x="0" y="0"/>
                      <a:ext cx="6858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pStyle w:val="Heading2"/>
        <w:jc w:val="left"/>
        <w:rPr/>
      </w:pPr>
      <w:bookmarkStart w:colFirst="0" w:colLast="0" w:name="_qvyqp6dlsuie" w:id="57"/>
      <w:bookmarkEnd w:id="57"/>
      <w:r w:rsidDel="00000000" w:rsidR="00000000" w:rsidRPr="00000000">
        <w:rPr>
          <w:rtl w:val="0"/>
        </w:rPr>
        <w:t xml:space="preserve">Task 5 - Serving image from Cloud Storage</w:t>
      </w:r>
    </w:p>
    <w:p w:rsidR="00000000" w:rsidDel="00000000" w:rsidP="00000000" w:rsidRDefault="00000000" w:rsidRPr="00000000" w14:paraId="0000048E">
      <w:pPr>
        <w:rPr/>
      </w:pPr>
      <w:r w:rsidDel="00000000" w:rsidR="00000000" w:rsidRPr="00000000">
        <w:rPr>
          <w:rtl w:val="0"/>
        </w:rPr>
        <w:t xml:space="preserve">1. In </w:t>
      </w:r>
      <w:r w:rsidDel="00000000" w:rsidR="00000000" w:rsidRPr="00000000">
        <w:rPr>
          <w:rFonts w:ascii="Courier New" w:cs="Courier New" w:eastAsia="Courier New" w:hAnsi="Courier New"/>
          <w:rtl w:val="0"/>
        </w:rPr>
        <w:t xml:space="preserve">FrontendController</w:t>
      </w:r>
      <w:r w:rsidDel="00000000" w:rsidR="00000000" w:rsidRPr="00000000">
        <w:rPr>
          <w:rtl w:val="0"/>
        </w:rPr>
        <w:t xml:space="preserve">, add a method to retrieve the requested image, and send to the browser.</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jc w:val="left"/>
        <w:rPr/>
      </w:pPr>
      <w:r w:rsidDel="00000000" w:rsidR="00000000" w:rsidRPr="00000000">
        <w:rPr>
          <w:rFonts w:ascii="Courier New" w:cs="Courier New" w:eastAsia="Courier New" w:hAnsi="Courier New"/>
          <w:rtl w:val="0"/>
        </w:rPr>
        <w:t xml:space="preserve">guestbook-frontend/src/main/java/com/example/frontend/FrontendController.java</w:t>
      </w:r>
      <w:r w:rsidDel="00000000" w:rsidR="00000000" w:rsidRPr="00000000">
        <w:rPr>
          <w:rtl w:val="0"/>
        </w:rPr>
      </w:r>
    </w:p>
    <w:tbl>
      <w:tblPr>
        <w:tblStyle w:val="Table9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package com.example.frontend;</w:t>
            </w:r>
          </w:p>
          <w:p w:rsidR="00000000" w:rsidDel="00000000" w:rsidP="00000000" w:rsidRDefault="00000000" w:rsidRPr="00000000" w14:paraId="00000492">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w:t>
            </w:r>
          </w:p>
          <w:p w:rsidR="00000000" w:rsidDel="00000000" w:rsidP="00000000" w:rsidRDefault="00000000" w:rsidRPr="00000000" w14:paraId="0000049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9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org.springframework.http.*;</w:t>
            </w:r>
          </w:p>
          <w:p w:rsidR="00000000" w:rsidDel="00000000" w:rsidP="00000000" w:rsidRDefault="00000000" w:rsidRPr="00000000" w14:paraId="00000496">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@Controller</w:t>
            </w:r>
          </w:p>
          <w:p w:rsidR="00000000" w:rsidDel="00000000" w:rsidP="00000000" w:rsidRDefault="00000000" w:rsidRPr="00000000" w14:paraId="0000049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@SessionAttributes("name")</w:t>
            </w:r>
          </w:p>
          <w:p w:rsidR="00000000" w:rsidDel="00000000" w:rsidP="00000000" w:rsidRDefault="00000000" w:rsidRPr="00000000" w14:paraId="0000049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FrontendController {</w:t>
            </w:r>
          </w:p>
          <w:p w:rsidR="00000000" w:rsidDel="00000000" w:rsidP="00000000" w:rsidRDefault="00000000" w:rsidRPr="00000000" w14:paraId="0000049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 xml:space="preserve">...</w:t>
            </w:r>
            <w:r w:rsidDel="00000000" w:rsidR="00000000" w:rsidRPr="00000000">
              <w:rPr>
                <w:rtl w:val="0"/>
              </w:rPr>
            </w:r>
          </w:p>
          <w:p w:rsidR="00000000" w:rsidDel="00000000" w:rsidP="00000000" w:rsidRDefault="00000000" w:rsidRPr="00000000" w14:paraId="0000049B">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9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@GetMapping("/")</w:t>
            </w:r>
          </w:p>
          <w:p w:rsidR="00000000" w:rsidDel="00000000" w:rsidP="00000000" w:rsidRDefault="00000000" w:rsidRPr="00000000" w14:paraId="0000049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String index(Model model) {</w:t>
            </w:r>
          </w:p>
          <w:p w:rsidR="00000000" w:rsidDel="00000000" w:rsidP="00000000" w:rsidRDefault="00000000" w:rsidRPr="00000000" w14:paraId="0000049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49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A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4A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 Capture the file in request parameter</w:t>
            </w:r>
          </w:p>
          <w:p w:rsidR="00000000" w:rsidDel="00000000" w:rsidP="00000000" w:rsidRDefault="00000000" w:rsidRPr="00000000" w14:paraId="000004A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@PostMapping("/post")</w:t>
            </w:r>
          </w:p>
          <w:p w:rsidR="00000000" w:rsidDel="00000000" w:rsidP="00000000" w:rsidRDefault="00000000" w:rsidRPr="00000000" w14:paraId="000004A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String post(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throws IOException {</w:t>
            </w:r>
          </w:p>
          <w:p w:rsidR="00000000" w:rsidDel="00000000" w:rsidP="00000000" w:rsidRDefault="00000000" w:rsidRPr="00000000" w14:paraId="000004A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4A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A6">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b w:val="1"/>
                <w:rtl w:val="0"/>
              </w:rPr>
              <w:tab/>
              <w:t xml:space="preserve">// ".+" is necessary to capture URI with filename extension</w:t>
            </w:r>
            <w:r w:rsidDel="00000000" w:rsidR="00000000" w:rsidRPr="00000000">
              <w:rPr>
                <w:rtl w:val="0"/>
              </w:rPr>
            </w:r>
          </w:p>
          <w:p w:rsidR="00000000" w:rsidDel="00000000" w:rsidP="00000000" w:rsidRDefault="00000000" w:rsidRPr="00000000" w14:paraId="000004A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@GetMapping("/image/{filename:.+}")</w:t>
            </w:r>
          </w:p>
          <w:p w:rsidR="00000000" w:rsidDel="00000000" w:rsidP="00000000" w:rsidRDefault="00000000" w:rsidRPr="00000000" w14:paraId="000004A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public ResponseEntity&lt;Resource&gt; file(@PathVariable String filename) {</w:t>
            </w:r>
          </w:p>
          <w:p w:rsidR="00000000" w:rsidDel="00000000" w:rsidP="00000000" w:rsidRDefault="00000000" w:rsidRPr="00000000" w14:paraId="000004A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String bucket = "gs://" + projectIdProvider.getProjectId();</w:t>
            </w:r>
          </w:p>
          <w:p w:rsidR="00000000" w:rsidDel="00000000" w:rsidP="00000000" w:rsidRDefault="00000000" w:rsidRPr="00000000" w14:paraId="000004AB">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A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 Use "gs://" URI to construct a Spring Resource object</w:t>
            </w:r>
          </w:p>
          <w:p w:rsidR="00000000" w:rsidDel="00000000" w:rsidP="00000000" w:rsidRDefault="00000000" w:rsidRPr="00000000" w14:paraId="000004A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Resource image = context.getResource(bucket + "/" + filename);</w:t>
            </w:r>
          </w:p>
          <w:p w:rsidR="00000000" w:rsidDel="00000000" w:rsidP="00000000" w:rsidRDefault="00000000" w:rsidRPr="00000000" w14:paraId="000004AE">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A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 Send it back to the client</w:t>
            </w:r>
          </w:p>
          <w:p w:rsidR="00000000" w:rsidDel="00000000" w:rsidP="00000000" w:rsidRDefault="00000000" w:rsidRPr="00000000" w14:paraId="000004B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HttpHeaders headers = new HttpHeaders();</w:t>
            </w:r>
          </w:p>
          <w:p w:rsidR="00000000" w:rsidDel="00000000" w:rsidP="00000000" w:rsidRDefault="00000000" w:rsidRPr="00000000" w14:paraId="000004B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headers.setContentType(MediaType.IMAGE_JPEG);</w:t>
            </w:r>
          </w:p>
          <w:p w:rsidR="00000000" w:rsidDel="00000000" w:rsidP="00000000" w:rsidRDefault="00000000" w:rsidRPr="00000000" w14:paraId="000004B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return new ResponseEntity&lt;&gt;(image, headers, HttpStatus.OK);</w:t>
            </w:r>
          </w:p>
          <w:p w:rsidR="00000000" w:rsidDel="00000000" w:rsidP="00000000" w:rsidRDefault="00000000" w:rsidRPr="00000000" w14:paraId="000004B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4B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4B5">
      <w:pPr>
        <w:jc w:val="left"/>
        <w:rPr/>
      </w:pPr>
      <w:r w:rsidDel="00000000" w:rsidR="00000000" w:rsidRPr="00000000">
        <w:rPr>
          <w:rtl w:val="0"/>
        </w:rPr>
      </w:r>
    </w:p>
    <w:p w:rsidR="00000000" w:rsidDel="00000000" w:rsidP="00000000" w:rsidRDefault="00000000" w:rsidRPr="00000000" w14:paraId="000004B6">
      <w:pPr>
        <w:jc w:val="left"/>
        <w:rPr/>
      </w:pPr>
      <w:r w:rsidDel="00000000" w:rsidR="00000000" w:rsidRPr="00000000">
        <w:rPr>
          <w:rtl w:val="0"/>
        </w:rPr>
        <w:t xml:space="preserve">2. Update the homepage so that it'll load the image if present.</w:t>
      </w:r>
    </w:p>
    <w:p w:rsidR="00000000" w:rsidDel="00000000" w:rsidP="00000000" w:rsidRDefault="00000000" w:rsidRPr="00000000" w14:paraId="000004B7">
      <w:pPr>
        <w:jc w:val="left"/>
        <w:rPr/>
      </w:pPr>
      <w:r w:rsidDel="00000000" w:rsidR="00000000" w:rsidRPr="00000000">
        <w:rPr>
          <w:rtl w:val="0"/>
        </w:rPr>
      </w:r>
    </w:p>
    <w:p w:rsidR="00000000" w:rsidDel="00000000" w:rsidP="00000000" w:rsidRDefault="00000000" w:rsidRPr="00000000" w14:paraId="000004B8">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guestbook-frontend/src/main/resources/templates/index.html</w:t>
      </w:r>
    </w:p>
    <w:tbl>
      <w:tblPr>
        <w:tblStyle w:val="Table9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&lt;html&gt;</w:t>
            </w:r>
          </w:p>
          <w:p w:rsidR="00000000" w:rsidDel="00000000" w:rsidP="00000000" w:rsidRDefault="00000000" w:rsidRPr="00000000" w14:paraId="000004B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&lt;head&gt;</w:t>
            </w:r>
          </w:p>
          <w:p w:rsidR="00000000" w:rsidDel="00000000" w:rsidP="00000000" w:rsidRDefault="00000000" w:rsidRPr="00000000" w14:paraId="000004B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B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&lt;/head&gt;</w:t>
            </w:r>
          </w:p>
          <w:p w:rsidR="00000000" w:rsidDel="00000000" w:rsidP="00000000" w:rsidRDefault="00000000" w:rsidRPr="00000000" w14:paraId="000004B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&lt;body&gt;</w:t>
            </w:r>
          </w:p>
          <w:p w:rsidR="00000000" w:rsidDel="00000000" w:rsidP="00000000" w:rsidRDefault="00000000" w:rsidRPr="00000000" w14:paraId="000004B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&lt;nav class="navbar navbar-inverse navbar-fixed-top"&gt;</w:t>
            </w:r>
          </w:p>
          <w:p w:rsidR="00000000" w:rsidDel="00000000" w:rsidP="00000000" w:rsidRDefault="00000000" w:rsidRPr="00000000" w14:paraId="000004B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C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&lt;/nav&gt;</w:t>
            </w:r>
          </w:p>
          <w:p w:rsidR="00000000" w:rsidDel="00000000" w:rsidP="00000000" w:rsidRDefault="00000000" w:rsidRPr="00000000" w14:paraId="000004C1">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&lt;div class="main container"&gt;</w:t>
            </w:r>
          </w:p>
          <w:p w:rsidR="00000000" w:rsidDel="00000000" w:rsidP="00000000" w:rsidRDefault="00000000" w:rsidRPr="00000000" w14:paraId="000004C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C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&lt;div class="messages"&gt;</w:t>
            </w:r>
          </w:p>
          <w:p w:rsidR="00000000" w:rsidDel="00000000" w:rsidP="00000000" w:rsidRDefault="00000000" w:rsidRPr="00000000" w14:paraId="000004C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&lt;div th:each="message: ${messages}" class="message"&gt;</w:t>
            </w:r>
          </w:p>
          <w:p w:rsidR="00000000" w:rsidDel="00000000" w:rsidP="00000000" w:rsidRDefault="00000000" w:rsidRPr="00000000" w14:paraId="000004C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&lt;span th:text="${message.name}" class="username"&gt;Username&lt;/span&gt;</w:t>
            </w:r>
          </w:p>
          <w:p w:rsidR="00000000" w:rsidDel="00000000" w:rsidP="00000000" w:rsidRDefault="00000000" w:rsidRPr="00000000" w14:paraId="000004C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&lt;span th:text="${message.message}" class="message"&gt;Message&lt;/span&gt;</w:t>
            </w:r>
          </w:p>
          <w:p w:rsidR="00000000" w:rsidDel="00000000" w:rsidP="00000000" w:rsidRDefault="00000000" w:rsidRPr="00000000" w14:paraId="000004C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&lt;img th:src="'/image/' + ${message.imageUri}"</w:t>
            </w:r>
          </w:p>
          <w:p w:rsidR="00000000" w:rsidDel="00000000" w:rsidP="00000000" w:rsidRDefault="00000000" w:rsidRPr="00000000" w14:paraId="000004C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alt="image" height="40px"</w:t>
            </w:r>
          </w:p>
          <w:p w:rsidR="00000000" w:rsidDel="00000000" w:rsidP="00000000" w:rsidRDefault="00000000" w:rsidRPr="00000000" w14:paraId="000004C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th:unless="${#strings.isEmpty(message.imageUri)}"/&gt;</w:t>
            </w:r>
          </w:p>
          <w:p w:rsidR="00000000" w:rsidDel="00000000" w:rsidP="00000000" w:rsidRDefault="00000000" w:rsidRPr="00000000" w14:paraId="000004C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&lt;/div&gt;</w:t>
            </w:r>
          </w:p>
          <w:p w:rsidR="00000000" w:rsidDel="00000000" w:rsidP="00000000" w:rsidRDefault="00000000" w:rsidRPr="00000000" w14:paraId="000004C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&lt;/div&gt;</w:t>
            </w:r>
          </w:p>
          <w:p w:rsidR="00000000" w:rsidDel="00000000" w:rsidP="00000000" w:rsidRDefault="00000000" w:rsidRPr="00000000" w14:paraId="000004CD">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&lt;/div&gt;</w:t>
            </w:r>
          </w:p>
          <w:p w:rsidR="00000000" w:rsidDel="00000000" w:rsidP="00000000" w:rsidRDefault="00000000" w:rsidRPr="00000000" w14:paraId="000004CF">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D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D1">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D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&lt;/body&gt;</w:t>
            </w:r>
          </w:p>
          <w:p w:rsidR="00000000" w:rsidDel="00000000" w:rsidP="00000000" w:rsidRDefault="00000000" w:rsidRPr="00000000" w14:paraId="000004D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&lt;/html&gt;</w:t>
            </w:r>
          </w:p>
        </w:tc>
      </w:tr>
    </w:tbl>
    <w:p w:rsidR="00000000" w:rsidDel="00000000" w:rsidP="00000000" w:rsidRDefault="00000000" w:rsidRPr="00000000" w14:paraId="000004D4">
      <w:pPr>
        <w:jc w:val="left"/>
        <w:rPr/>
      </w:pPr>
      <w:r w:rsidDel="00000000" w:rsidR="00000000" w:rsidRPr="00000000">
        <w:rPr>
          <w:rtl w:val="0"/>
        </w:rPr>
      </w:r>
    </w:p>
    <w:p w:rsidR="00000000" w:rsidDel="00000000" w:rsidP="00000000" w:rsidRDefault="00000000" w:rsidRPr="00000000" w14:paraId="000004D5">
      <w:pPr>
        <w:pStyle w:val="Heading2"/>
        <w:jc w:val="left"/>
        <w:rPr/>
      </w:pPr>
      <w:bookmarkStart w:colFirst="0" w:colLast="0" w:name="_7i3269ka5kae" w:id="58"/>
      <w:bookmarkEnd w:id="58"/>
      <w:r w:rsidDel="00000000" w:rsidR="00000000" w:rsidRPr="00000000">
        <w:rPr>
          <w:rtl w:val="0"/>
        </w:rPr>
        <w:t xml:space="preserve">Task 6 - Run it locally</w:t>
      </w:r>
    </w:p>
    <w:p w:rsidR="00000000" w:rsidDel="00000000" w:rsidP="00000000" w:rsidRDefault="00000000" w:rsidRPr="00000000" w14:paraId="000004D6">
      <w:pPr>
        <w:jc w:val="left"/>
        <w:rPr/>
      </w:pPr>
      <w:r w:rsidDel="00000000" w:rsidR="00000000" w:rsidRPr="00000000">
        <w:rPr>
          <w:rtl w:val="0"/>
        </w:rPr>
        <w:t xml:space="preserve">1. Restart the Guestbook Frontend.</w:t>
      </w:r>
    </w:p>
    <w:p w:rsidR="00000000" w:rsidDel="00000000" w:rsidP="00000000" w:rsidRDefault="00000000" w:rsidRPr="00000000" w14:paraId="000004D7">
      <w:pPr>
        <w:jc w:val="left"/>
        <w:rPr/>
      </w:pPr>
      <w:r w:rsidDel="00000000" w:rsidR="00000000" w:rsidRPr="00000000">
        <w:rPr>
          <w:rtl w:val="0"/>
        </w:rPr>
      </w:r>
    </w:p>
    <w:tbl>
      <w:tblPr>
        <w:tblStyle w:val="Table9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~/guestbook-frontend</w:t>
            </w:r>
          </w:p>
          <w:p w:rsidR="00000000" w:rsidDel="00000000" w:rsidP="00000000" w:rsidRDefault="00000000" w:rsidRPr="00000000" w14:paraId="000004D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spring-boot:run -Dspring.profiles.active=cloud</w:t>
            </w:r>
          </w:p>
        </w:tc>
      </w:tr>
    </w:tbl>
    <w:p w:rsidR="00000000" w:rsidDel="00000000" w:rsidP="00000000" w:rsidRDefault="00000000" w:rsidRPr="00000000" w14:paraId="000004DA">
      <w:pPr>
        <w:jc w:val="left"/>
        <w:rPr/>
      </w:pPr>
      <w:r w:rsidDel="00000000" w:rsidR="00000000" w:rsidRPr="00000000">
        <w:rPr>
          <w:rtl w:val="0"/>
        </w:rPr>
      </w:r>
    </w:p>
    <w:p w:rsidR="00000000" w:rsidDel="00000000" w:rsidP="00000000" w:rsidRDefault="00000000" w:rsidRPr="00000000" w14:paraId="000004DB">
      <w:pPr>
        <w:jc w:val="left"/>
        <w:rPr/>
      </w:pPr>
      <w:r w:rsidDel="00000000" w:rsidR="00000000" w:rsidRPr="00000000">
        <w:rPr>
          <w:rtl w:val="0"/>
        </w:rPr>
        <w:t xml:space="preserve">2. Validate that the previous uploaded images are displaying properly.</w:t>
      </w:r>
    </w:p>
    <w:p w:rsidR="00000000" w:rsidDel="00000000" w:rsidP="00000000" w:rsidRDefault="00000000" w:rsidRPr="00000000" w14:paraId="000004DC">
      <w:pPr>
        <w:pStyle w:val="Heading1"/>
        <w:jc w:val="left"/>
        <w:rPr/>
      </w:pPr>
      <w:bookmarkStart w:colFirst="0" w:colLast="0" w:name="_o5uuefr7kv6f" w:id="59"/>
      <w:bookmarkEnd w:id="59"/>
      <w:r w:rsidDel="00000000" w:rsidR="00000000" w:rsidRPr="00000000">
        <w:rPr>
          <w:rtl w:val="0"/>
        </w:rPr>
        <w:t xml:space="preserve">Lab 7 - Using Google Cloud Platform APIs</w:t>
      </w:r>
    </w:p>
    <w:p w:rsidR="00000000" w:rsidDel="00000000" w:rsidP="00000000" w:rsidRDefault="00000000" w:rsidRPr="00000000" w14:paraId="000004DD">
      <w:pPr>
        <w:jc w:val="left"/>
        <w:rPr/>
      </w:pPr>
      <w:r w:rsidDel="00000000" w:rsidR="00000000" w:rsidRPr="00000000">
        <w:rPr>
          <w:color w:val="b7b7b7"/>
          <w:rtl w:val="0"/>
        </w:rPr>
        <w:t xml:space="preserve">Duration: 30:00</w:t>
      </w:r>
      <w:r w:rsidDel="00000000" w:rsidR="00000000" w:rsidRPr="00000000">
        <w:rPr>
          <w:rtl w:val="0"/>
        </w:rPr>
      </w:r>
    </w:p>
    <w:p w:rsidR="00000000" w:rsidDel="00000000" w:rsidP="00000000" w:rsidRDefault="00000000" w:rsidRPr="00000000" w14:paraId="000004DE">
      <w:pPr>
        <w:jc w:val="left"/>
        <w:rPr/>
      </w:pPr>
      <w:r w:rsidDel="00000000" w:rsidR="00000000" w:rsidRPr="00000000">
        <w:rPr>
          <w:rtl w:val="0"/>
        </w:rPr>
      </w:r>
    </w:p>
    <w:p w:rsidR="00000000" w:rsidDel="00000000" w:rsidP="00000000" w:rsidRDefault="00000000" w:rsidRPr="00000000" w14:paraId="000004DF">
      <w:pPr>
        <w:jc w:val="left"/>
        <w:rPr/>
      </w:pPr>
      <w:r w:rsidDel="00000000" w:rsidR="00000000" w:rsidRPr="00000000">
        <w:rPr>
          <w:rtl w:val="0"/>
        </w:rPr>
        <w:t xml:space="preserve">In addition to the integration with Spring Boot starters, Google Cloud Platform offers many other APIs that you can use from your application.  Google Cloud Platform has ready to use, idiomatic Java client libraries called </w:t>
      </w:r>
      <w:hyperlink r:id="rId52">
        <w:r w:rsidDel="00000000" w:rsidR="00000000" w:rsidRPr="00000000">
          <w:rPr>
            <w:color w:val="1155cc"/>
            <w:u w:val="single"/>
            <w:rtl w:val="0"/>
          </w:rPr>
          <w:t xml:space="preserve">google-cloud-java</w:t>
        </w:r>
      </w:hyperlink>
      <w:r w:rsidDel="00000000" w:rsidR="00000000" w:rsidRPr="00000000">
        <w:rPr>
          <w:rtl w:val="0"/>
        </w:rPr>
        <w:t xml:space="preserve">.  You can consume any of the client libraries even without a Spring Boot starter.  Let's try the Vision API to analyze the image you uploaded.</w:t>
      </w:r>
    </w:p>
    <w:p w:rsidR="00000000" w:rsidDel="00000000" w:rsidP="00000000" w:rsidRDefault="00000000" w:rsidRPr="00000000" w14:paraId="000004E0">
      <w:pPr>
        <w:jc w:val="left"/>
        <w:rPr/>
      </w:pPr>
      <w:r w:rsidDel="00000000" w:rsidR="00000000" w:rsidRPr="00000000">
        <w:rPr>
          <w:rtl w:val="0"/>
        </w:rPr>
      </w:r>
    </w:p>
    <w:p w:rsidR="00000000" w:rsidDel="00000000" w:rsidP="00000000" w:rsidRDefault="00000000" w:rsidRPr="00000000" w14:paraId="000004E1">
      <w:pPr>
        <w:pStyle w:val="Heading2"/>
        <w:jc w:val="left"/>
        <w:rPr/>
      </w:pPr>
      <w:bookmarkStart w:colFirst="0" w:colLast="0" w:name="_nz2jojjvml7d" w:id="60"/>
      <w:bookmarkEnd w:id="60"/>
      <w:r w:rsidDel="00000000" w:rsidR="00000000" w:rsidRPr="00000000">
        <w:rPr>
          <w:rtl w:val="0"/>
        </w:rPr>
        <w:t xml:space="preserve">Task 1 - Enable Vision API</w:t>
      </w:r>
    </w:p>
    <w:p w:rsidR="00000000" w:rsidDel="00000000" w:rsidP="00000000" w:rsidRDefault="00000000" w:rsidRPr="00000000" w14:paraId="000004E2">
      <w:pPr>
        <w:rPr/>
      </w:pPr>
      <w:r w:rsidDel="00000000" w:rsidR="00000000" w:rsidRPr="00000000">
        <w:rPr>
          <w:rtl w:val="0"/>
        </w:rPr>
        <w:t xml:space="preserve">1. Enable the Vision API so we can use it to analyze the uploaded images.</w:t>
      </w:r>
    </w:p>
    <w:p w:rsidR="00000000" w:rsidDel="00000000" w:rsidP="00000000" w:rsidRDefault="00000000" w:rsidRPr="00000000" w14:paraId="000004E3">
      <w:pPr>
        <w:rPr/>
      </w:pPr>
      <w:r w:rsidDel="00000000" w:rsidR="00000000" w:rsidRPr="00000000">
        <w:rPr>
          <w:rtl w:val="0"/>
        </w:rPr>
      </w:r>
    </w:p>
    <w:tbl>
      <w:tblPr>
        <w:tblStyle w:val="Table9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services enable vision.googleapis.com</w:t>
            </w:r>
            <w:r w:rsidDel="00000000" w:rsidR="00000000" w:rsidRPr="00000000">
              <w:rPr>
                <w:rtl w:val="0"/>
              </w:rPr>
            </w:r>
          </w:p>
          <w:p w:rsidR="00000000" w:rsidDel="00000000" w:rsidP="00000000" w:rsidRDefault="00000000" w:rsidRPr="00000000" w14:paraId="000004E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Waiting for async operation operations/... to complete...</w:t>
            </w:r>
          </w:p>
          <w:p w:rsidR="00000000" w:rsidDel="00000000" w:rsidP="00000000" w:rsidRDefault="00000000" w:rsidRPr="00000000" w14:paraId="000004E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Operation finished successfully. The following command can describe the Operation details:</w:t>
            </w:r>
          </w:p>
          <w:p w:rsidR="00000000" w:rsidDel="00000000" w:rsidP="00000000" w:rsidRDefault="00000000" w:rsidRPr="00000000" w14:paraId="000004E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gcloud services operations describe operations/...</w:t>
            </w:r>
          </w:p>
        </w:tc>
      </w:tr>
    </w:tbl>
    <w:p w:rsidR="00000000" w:rsidDel="00000000" w:rsidP="00000000" w:rsidRDefault="00000000" w:rsidRPr="00000000" w14:paraId="000004E8">
      <w:pPr>
        <w:jc w:val="left"/>
        <w:rPr/>
      </w:pPr>
      <w:r w:rsidDel="00000000" w:rsidR="00000000" w:rsidRPr="00000000">
        <w:rPr>
          <w:rtl w:val="0"/>
        </w:rPr>
      </w:r>
    </w:p>
    <w:p w:rsidR="00000000" w:rsidDel="00000000" w:rsidP="00000000" w:rsidRDefault="00000000" w:rsidRPr="00000000" w14:paraId="000004E9">
      <w:pPr>
        <w:pStyle w:val="Heading2"/>
        <w:jc w:val="left"/>
        <w:rPr/>
      </w:pPr>
      <w:bookmarkStart w:colFirst="0" w:colLast="0" w:name="_to1lqjm1ik88" w:id="61"/>
      <w:bookmarkEnd w:id="61"/>
      <w:r w:rsidDel="00000000" w:rsidR="00000000" w:rsidRPr="00000000">
        <w:rPr>
          <w:rtl w:val="0"/>
        </w:rPr>
        <w:t xml:space="preserve">Task 2 - Add Google Cloud Vision client library</w:t>
      </w:r>
    </w:p>
    <w:p w:rsidR="00000000" w:rsidDel="00000000" w:rsidP="00000000" w:rsidRDefault="00000000" w:rsidRPr="00000000" w14:paraId="000004EA">
      <w:pPr>
        <w:rPr/>
      </w:pPr>
      <w:r w:rsidDel="00000000" w:rsidR="00000000" w:rsidRPr="00000000">
        <w:rPr>
          <w:rtl w:val="0"/>
        </w:rPr>
        <w:t xml:space="preserve">1. Add the Google Cloud Vision client library to the Guestbook Frontend.</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guestbook-frontend/pom.xml</w:t>
      </w:r>
    </w:p>
    <w:tbl>
      <w:tblPr>
        <w:tblStyle w:val="Table10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D">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&lt;?xml version="1.0" encoding="UTF-8"?&gt;</w:t>
            </w:r>
          </w:p>
          <w:p w:rsidR="00000000" w:rsidDel="00000000" w:rsidP="00000000" w:rsidRDefault="00000000" w:rsidRPr="00000000" w14:paraId="000004EE">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&lt;project xmlns="http://maven.apache.org/POM/4.0.0" ...&gt;</w:t>
            </w:r>
          </w:p>
          <w:p w:rsidR="00000000" w:rsidDel="00000000" w:rsidP="00000000" w:rsidRDefault="00000000" w:rsidRPr="00000000" w14:paraId="000004EF">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F0">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4F1">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4F2">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4F3">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&lt;groupId&gt;com.google.cloud&lt;/groupId&gt;</w:t>
            </w:r>
          </w:p>
          <w:p w:rsidR="00000000" w:rsidDel="00000000" w:rsidP="00000000" w:rsidRDefault="00000000" w:rsidRPr="00000000" w14:paraId="000004F4">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&lt;artifactId&gt;google-cloud-vision&lt;/artifactId&gt;</w:t>
            </w:r>
          </w:p>
          <w:p w:rsidR="00000000" w:rsidDel="00000000" w:rsidP="00000000" w:rsidRDefault="00000000" w:rsidRPr="00000000" w14:paraId="000004F5">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4F6">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4F7">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4F8">
            <w:pPr>
              <w:spacing w:line="240" w:lineRule="auto"/>
              <w:jc w:val="left"/>
              <w:rPr/>
            </w:pPr>
            <w:r w:rsidDel="00000000" w:rsidR="00000000" w:rsidRPr="00000000">
              <w:rPr>
                <w:rFonts w:ascii="Courier New" w:cs="Courier New" w:eastAsia="Courier New" w:hAnsi="Courier New"/>
                <w:rtl w:val="0"/>
              </w:rPr>
              <w:t xml:space="preserve">&lt;/project&gt;</w:t>
            </w:r>
            <w:r w:rsidDel="00000000" w:rsidR="00000000" w:rsidRPr="00000000">
              <w:rPr>
                <w:rtl w:val="0"/>
              </w:rPr>
            </w:r>
          </w:p>
        </w:tc>
      </w:tr>
    </w:tbl>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pStyle w:val="Heading2"/>
        <w:rPr/>
      </w:pPr>
      <w:bookmarkStart w:colFirst="0" w:colLast="0" w:name="_spxl95amm20m" w:id="62"/>
      <w:bookmarkEnd w:id="62"/>
      <w:r w:rsidDel="00000000" w:rsidR="00000000" w:rsidRPr="00000000">
        <w:rPr>
          <w:rtl w:val="0"/>
        </w:rPr>
        <w:t xml:space="preserve">Task 3 - Add Scope</w:t>
      </w:r>
    </w:p>
    <w:p w:rsidR="00000000" w:rsidDel="00000000" w:rsidP="00000000" w:rsidRDefault="00000000" w:rsidRPr="00000000" w14:paraId="000004FB">
      <w:pPr>
        <w:jc w:val="left"/>
        <w:rPr/>
      </w:pPr>
      <w:r w:rsidDel="00000000" w:rsidR="00000000" w:rsidRPr="00000000">
        <w:rPr>
          <w:rtl w:val="0"/>
        </w:rPr>
        <w:t xml:space="preserve">Out of the box, the Spring Cloud GCP starters will request permission scopes to use APIs that the starters integrate with.  But since we are using a new API that's not integrated with the starter, we'll need to specify the scope.  There is a "catch all" scope that can be used to request permission for all basic Google Cloud Platform APIs.</w:t>
      </w:r>
    </w:p>
    <w:p w:rsidR="00000000" w:rsidDel="00000000" w:rsidP="00000000" w:rsidRDefault="00000000" w:rsidRPr="00000000" w14:paraId="000004FC">
      <w:pPr>
        <w:jc w:val="left"/>
        <w:rPr/>
      </w:pPr>
      <w:r w:rsidDel="00000000" w:rsidR="00000000" w:rsidRPr="00000000">
        <w:rPr>
          <w:rtl w:val="0"/>
        </w:rPr>
      </w:r>
    </w:p>
    <w:p w:rsidR="00000000" w:rsidDel="00000000" w:rsidP="00000000" w:rsidRDefault="00000000" w:rsidRPr="00000000" w14:paraId="000004FD">
      <w:pPr>
        <w:jc w:val="left"/>
        <w:rPr/>
      </w:pPr>
      <w:r w:rsidDel="00000000" w:rsidR="00000000" w:rsidRPr="00000000">
        <w:rPr>
          <w:rtl w:val="0"/>
        </w:rPr>
        <w:t xml:space="preserve">1. Specify the Google Cloud Platform scope in the </w:t>
      </w:r>
      <w:r w:rsidDel="00000000" w:rsidR="00000000" w:rsidRPr="00000000">
        <w:rPr>
          <w:rFonts w:ascii="Courier New" w:cs="Courier New" w:eastAsia="Courier New" w:hAnsi="Courier New"/>
          <w:rtl w:val="0"/>
        </w:rPr>
        <w:t xml:space="preserve">application.properties</w:t>
      </w:r>
      <w:r w:rsidDel="00000000" w:rsidR="00000000" w:rsidRPr="00000000">
        <w:rPr>
          <w:rtl w:val="0"/>
        </w:rPr>
        <w:t xml:space="preserve"> file.</w:t>
      </w:r>
    </w:p>
    <w:p w:rsidR="00000000" w:rsidDel="00000000" w:rsidP="00000000" w:rsidRDefault="00000000" w:rsidRPr="00000000" w14:paraId="000004FE">
      <w:pPr>
        <w:jc w:val="left"/>
        <w:rPr/>
      </w:pPr>
      <w:r w:rsidDel="00000000" w:rsidR="00000000" w:rsidRPr="00000000">
        <w:rPr>
          <w:rtl w:val="0"/>
        </w:rPr>
      </w:r>
    </w:p>
    <w:p w:rsidR="00000000" w:rsidDel="00000000" w:rsidP="00000000" w:rsidRDefault="00000000" w:rsidRPr="00000000" w14:paraId="000004FF">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guestbook-frontend/src/main/resources/application.properties</w:t>
      </w:r>
    </w:p>
    <w:tbl>
      <w:tblPr>
        <w:tblStyle w:val="Table10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spring.cloud.gcp.trace.enabled=false</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spring.cloud.gcp.credentials.scopes=https://www.googleapis.com/auth/cloud-platform</w:t>
            </w:r>
          </w:p>
        </w:tc>
      </w:tr>
    </w:tbl>
    <w:p w:rsidR="00000000" w:rsidDel="00000000" w:rsidP="00000000" w:rsidRDefault="00000000" w:rsidRPr="00000000" w14:paraId="00000502">
      <w:pPr>
        <w:jc w:val="left"/>
        <w:rPr>
          <w:rFonts w:ascii="Courier New" w:cs="Courier New" w:eastAsia="Courier New" w:hAnsi="Courier New"/>
        </w:rPr>
      </w:pPr>
      <w:r w:rsidDel="00000000" w:rsidR="00000000" w:rsidRPr="00000000">
        <w:rPr>
          <w:rtl w:val="0"/>
        </w:rPr>
      </w:r>
    </w:p>
    <w:tbl>
      <w:tblPr>
        <w:tblStyle w:val="Table10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503">
            <w:pPr>
              <w:spacing w:after="0" w:before="0" w:line="240" w:lineRule="auto"/>
              <w:ind w:left="0" w:firstLine="0"/>
              <w:rPr/>
            </w:pPr>
            <w:r w:rsidDel="00000000" w:rsidR="00000000" w:rsidRPr="00000000">
              <w:rPr>
                <w:b w:val="1"/>
                <w:rtl w:val="0"/>
              </w:rPr>
              <w:t xml:space="preserve">Warning:</w:t>
            </w:r>
            <w:r w:rsidDel="00000000" w:rsidR="00000000" w:rsidRPr="00000000">
              <w:rPr>
                <w:rtl w:val="0"/>
              </w:rPr>
              <w:t xml:space="preserve"> The Google Cloud Platform scope indicates that the application wants to use all of the Google Cloud Platform APIs, However, it's can only use the API if the API is enabled, and also has permission to use it (via the service account roles, or machine credentials).</w:t>
            </w:r>
          </w:p>
          <w:p w:rsidR="00000000" w:rsidDel="00000000" w:rsidP="00000000" w:rsidRDefault="00000000" w:rsidRPr="00000000" w14:paraId="00000504">
            <w:pPr>
              <w:spacing w:after="0" w:before="0" w:line="240" w:lineRule="auto"/>
              <w:ind w:left="0" w:firstLine="0"/>
              <w:rPr/>
            </w:pPr>
            <w:r w:rsidDel="00000000" w:rsidR="00000000" w:rsidRPr="00000000">
              <w:rPr>
                <w:rtl w:val="0"/>
              </w:rPr>
            </w:r>
          </w:p>
          <w:p w:rsidR="00000000" w:rsidDel="00000000" w:rsidP="00000000" w:rsidRDefault="00000000" w:rsidRPr="00000000" w14:paraId="00000505">
            <w:pPr>
              <w:spacing w:after="0" w:before="0" w:line="240" w:lineRule="auto"/>
              <w:ind w:left="0" w:firstLine="0"/>
              <w:rPr/>
            </w:pPr>
            <w:r w:rsidDel="00000000" w:rsidR="00000000" w:rsidRPr="00000000">
              <w:rPr>
                <w:rtl w:val="0"/>
              </w:rPr>
              <w:t xml:space="preserve">In a production application, you should always specify the narrowest scopes that the application actually needs to use.</w:t>
            </w:r>
          </w:p>
        </w:tc>
      </w:tr>
    </w:tbl>
    <w:p w:rsidR="00000000" w:rsidDel="00000000" w:rsidP="00000000" w:rsidRDefault="00000000" w:rsidRPr="00000000" w14:paraId="00000506">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7">
      <w:pPr>
        <w:pStyle w:val="Heading2"/>
        <w:rPr/>
      </w:pPr>
      <w:bookmarkStart w:colFirst="0" w:colLast="0" w:name="_ev2qm1ccqqw8" w:id="63"/>
      <w:bookmarkEnd w:id="63"/>
      <w:r w:rsidDel="00000000" w:rsidR="00000000" w:rsidRPr="00000000">
        <w:rPr>
          <w:rtl w:val="0"/>
        </w:rPr>
        <w:t xml:space="preserve">Task 4 - Produce a Vision Client Bean</w:t>
      </w:r>
    </w:p>
    <w:p w:rsidR="00000000" w:rsidDel="00000000" w:rsidP="00000000" w:rsidRDefault="00000000" w:rsidRPr="00000000" w14:paraId="00000508">
      <w:pPr>
        <w:jc w:val="left"/>
        <w:rPr/>
      </w:pPr>
      <w:r w:rsidDel="00000000" w:rsidR="00000000" w:rsidRPr="00000000">
        <w:rPr>
          <w:rtl w:val="0"/>
        </w:rPr>
        <w:t xml:space="preserve">We'll use Spring to manage the creation of the Vision client library. </w:t>
      </w:r>
    </w:p>
    <w:p w:rsidR="00000000" w:rsidDel="00000000" w:rsidP="00000000" w:rsidRDefault="00000000" w:rsidRPr="00000000" w14:paraId="00000509">
      <w:pPr>
        <w:jc w:val="left"/>
        <w:rPr/>
      </w:pPr>
      <w:r w:rsidDel="00000000" w:rsidR="00000000" w:rsidRPr="00000000">
        <w:rPr>
          <w:rtl w:val="0"/>
        </w:rPr>
      </w:r>
    </w:p>
    <w:p w:rsidR="00000000" w:rsidDel="00000000" w:rsidP="00000000" w:rsidRDefault="00000000" w:rsidRPr="00000000" w14:paraId="0000050A">
      <w:pPr>
        <w:jc w:val="left"/>
        <w:rPr/>
      </w:pPr>
      <w:r w:rsidDel="00000000" w:rsidR="00000000" w:rsidRPr="00000000">
        <w:rPr>
          <w:rtl w:val="0"/>
        </w:rPr>
        <w:t xml:space="preserve">1. Add the bean definition to </w:t>
      </w:r>
      <w:r w:rsidDel="00000000" w:rsidR="00000000" w:rsidRPr="00000000">
        <w:rPr>
          <w:rFonts w:ascii="Courier New" w:cs="Courier New" w:eastAsia="Courier New" w:hAnsi="Courier New"/>
          <w:rtl w:val="0"/>
        </w:rPr>
        <w:t xml:space="preserve">FrontendApplication.java</w:t>
      </w:r>
      <w:r w:rsidDel="00000000" w:rsidR="00000000" w:rsidRPr="00000000">
        <w:rPr>
          <w:rtl w:val="0"/>
        </w:rPr>
        <w:t xml:space="preserve">.</w:t>
      </w:r>
    </w:p>
    <w:p w:rsidR="00000000" w:rsidDel="00000000" w:rsidP="00000000" w:rsidRDefault="00000000" w:rsidRPr="00000000" w14:paraId="0000050B">
      <w:pPr>
        <w:jc w:val="left"/>
        <w:rPr/>
      </w:pPr>
      <w:r w:rsidDel="00000000" w:rsidR="00000000" w:rsidRPr="00000000">
        <w:rPr>
          <w:rtl w:val="0"/>
        </w:rPr>
      </w:r>
    </w:p>
    <w:p w:rsidR="00000000" w:rsidDel="00000000" w:rsidP="00000000" w:rsidRDefault="00000000" w:rsidRPr="00000000" w14:paraId="0000050C">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guestbook-frontend/src/main/java/com/example/frontend/FrontendApplication.java</w:t>
      </w:r>
    </w:p>
    <w:tbl>
      <w:tblPr>
        <w:tblStyle w:val="Table10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package com.example.frontend;</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org.springframework.boot.SpringApplication;</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java.io.IOException;</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com.google.cloud.vision.v1.*;</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com.google.api.gax.core.CredentialsProvider;</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@SpringBootApplication</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@EnableHypermediaSupport(type = EnableHypermediaSupport.HypermediaType.HAL)</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@EnableFeignClients</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FrontendApplication {</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static void main(String[] args) {</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SpringApplication.run(FrontendApplication.class, args);</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 This configures the Vision API settings with a credential using the</w:t>
            </w:r>
          </w:p>
          <w:p w:rsidR="00000000" w:rsidDel="00000000" w:rsidP="00000000" w:rsidRDefault="00000000" w:rsidRPr="00000000" w14:paraId="0000052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 the scope we specified in the application.properties.</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@Bean</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public ImageAnnotatorSettings imageAnnotatorSettings(</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CredentialsProvider credentialsProvider) throws IOException {</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return ImageAnnotatorSettings.newBuilder()</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.setCredentialsProvider(credentialsProvider).build();</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@Bean</w:t>
            </w:r>
          </w:p>
          <w:p w:rsidR="00000000" w:rsidDel="00000000" w:rsidP="00000000" w:rsidRDefault="00000000" w:rsidRPr="00000000" w14:paraId="0000052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public ImageAnnotatorClient imageAnnotatorClient(</w:t>
            </w:r>
          </w:p>
          <w:p w:rsidR="00000000" w:rsidDel="00000000" w:rsidP="00000000" w:rsidRDefault="00000000" w:rsidRPr="00000000" w14:paraId="0000052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ImageAnnotatorSettings settings) throws IOException {</w:t>
            </w:r>
          </w:p>
          <w:p w:rsidR="00000000" w:rsidDel="00000000" w:rsidP="00000000" w:rsidRDefault="00000000" w:rsidRPr="00000000" w14:paraId="0000052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return ImageAnnotatorClient.create(settings);</w:t>
            </w:r>
          </w:p>
          <w:p w:rsidR="00000000" w:rsidDel="00000000" w:rsidP="00000000" w:rsidRDefault="00000000" w:rsidRPr="00000000" w14:paraId="0000052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52F">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tbl>
      <w:tblPr>
        <w:tblStyle w:val="Table10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 </w:t>
            </w:r>
            <w:r w:rsidDel="00000000" w:rsidR="00000000" w:rsidRPr="00000000">
              <w:rPr>
                <w:rtl w:val="0"/>
              </w:rPr>
              <w:t xml:space="preserve">The client implements AutoCloseable, thus its lifecycle is automatically managed by Spring as well.</w:t>
            </w:r>
          </w:p>
        </w:tc>
      </w:tr>
    </w:tbl>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pStyle w:val="Heading2"/>
        <w:rPr/>
      </w:pPr>
      <w:bookmarkStart w:colFirst="0" w:colLast="0" w:name="_nlgjag8wjjw4" w:id="64"/>
      <w:bookmarkEnd w:id="64"/>
      <w:r w:rsidDel="00000000" w:rsidR="00000000" w:rsidRPr="00000000">
        <w:rPr>
          <w:rtl w:val="0"/>
        </w:rPr>
        <w:t xml:space="preserve">Task 5 - Analyze Image</w:t>
      </w:r>
    </w:p>
    <w:p w:rsidR="00000000" w:rsidDel="00000000" w:rsidP="00000000" w:rsidRDefault="00000000" w:rsidRPr="00000000" w14:paraId="00000534">
      <w:pPr>
        <w:jc w:val="left"/>
        <w:rPr/>
      </w:pPr>
      <w:r w:rsidDel="00000000" w:rsidR="00000000" w:rsidRPr="00000000">
        <w:rPr>
          <w:rtl w:val="0"/>
        </w:rPr>
        <w:t xml:space="preserve">Given an image, Google Cloud Vision API can identify objects, landmarks, location of faces and facial expressions, extract text, and whether the image is "safe".  In this exercise, we'll analyze the uploaded image, label the objects in the image, and print out the response.</w:t>
      </w:r>
    </w:p>
    <w:p w:rsidR="00000000" w:rsidDel="00000000" w:rsidP="00000000" w:rsidRDefault="00000000" w:rsidRPr="00000000" w14:paraId="00000535">
      <w:pPr>
        <w:jc w:val="left"/>
        <w:rPr/>
      </w:pPr>
      <w:r w:rsidDel="00000000" w:rsidR="00000000" w:rsidRPr="00000000">
        <w:rPr>
          <w:rtl w:val="0"/>
        </w:rPr>
      </w:r>
    </w:p>
    <w:p w:rsidR="00000000" w:rsidDel="00000000" w:rsidP="00000000" w:rsidRDefault="00000000" w:rsidRPr="00000000" w14:paraId="00000536">
      <w:pPr>
        <w:jc w:val="left"/>
        <w:rPr/>
      </w:pPr>
      <w:r w:rsidDel="00000000" w:rsidR="00000000" w:rsidRPr="00000000">
        <w:rPr>
          <w:rtl w:val="0"/>
        </w:rPr>
        <w:t xml:space="preserve">1. Add a method to use the Vision API to analyze an image.</w:t>
      </w:r>
    </w:p>
    <w:p w:rsidR="00000000" w:rsidDel="00000000" w:rsidP="00000000" w:rsidRDefault="00000000" w:rsidRPr="00000000" w14:paraId="00000537">
      <w:pPr>
        <w:jc w:val="left"/>
        <w:rPr/>
      </w:pPr>
      <w:r w:rsidDel="00000000" w:rsidR="00000000" w:rsidRPr="00000000">
        <w:rPr>
          <w:rtl w:val="0"/>
        </w:rPr>
      </w:r>
    </w:p>
    <w:p w:rsidR="00000000" w:rsidDel="00000000" w:rsidP="00000000" w:rsidRDefault="00000000" w:rsidRPr="00000000" w14:paraId="00000538">
      <w:pPr>
        <w:jc w:val="left"/>
        <w:rPr/>
      </w:pPr>
      <w:r w:rsidDel="00000000" w:rsidR="00000000" w:rsidRPr="00000000">
        <w:rPr>
          <w:rFonts w:ascii="Courier New" w:cs="Courier New" w:eastAsia="Courier New" w:hAnsi="Courier New"/>
          <w:rtl w:val="0"/>
        </w:rPr>
        <w:t xml:space="preserve">guestbook-frontend/src/main/java/com/example/frontend/FrontendController.java</w:t>
      </w:r>
      <w:r w:rsidDel="00000000" w:rsidR="00000000" w:rsidRPr="00000000">
        <w:rPr>
          <w:rtl w:val="0"/>
        </w:rPr>
      </w:r>
    </w:p>
    <w:tbl>
      <w:tblPr>
        <w:tblStyle w:val="Table10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package com.example.frontend;</w:t>
            </w:r>
          </w:p>
          <w:p w:rsidR="00000000" w:rsidDel="00000000" w:rsidP="00000000" w:rsidRDefault="00000000" w:rsidRPr="00000000" w14:paraId="0000053A">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w:t>
            </w:r>
          </w:p>
          <w:p w:rsidR="00000000" w:rsidDel="00000000" w:rsidP="00000000" w:rsidRDefault="00000000" w:rsidRPr="00000000" w14:paraId="0000053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3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com.google.cloud.vision.v1.*;</w:t>
            </w:r>
          </w:p>
          <w:p w:rsidR="00000000" w:rsidDel="00000000" w:rsidP="00000000" w:rsidRDefault="00000000" w:rsidRPr="00000000" w14:paraId="0000053E">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@Controller</w:t>
            </w:r>
          </w:p>
          <w:p w:rsidR="00000000" w:rsidDel="00000000" w:rsidP="00000000" w:rsidRDefault="00000000" w:rsidRPr="00000000" w14:paraId="0000054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@SessionAttributes("name")</w:t>
            </w:r>
          </w:p>
          <w:p w:rsidR="00000000" w:rsidDel="00000000" w:rsidP="00000000" w:rsidRDefault="00000000" w:rsidRPr="00000000" w14:paraId="0000054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FrontendController {</w:t>
            </w:r>
          </w:p>
          <w:p w:rsidR="00000000" w:rsidDel="00000000" w:rsidP="00000000" w:rsidRDefault="00000000" w:rsidRPr="00000000" w14:paraId="0000054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543">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4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@Autowired</w:t>
            </w:r>
          </w:p>
          <w:p w:rsidR="00000000" w:rsidDel="00000000" w:rsidP="00000000" w:rsidRDefault="00000000" w:rsidRPr="00000000" w14:paraId="0000054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private ImageAnnotatorClient annotatorClient;</w:t>
            </w:r>
          </w:p>
          <w:p w:rsidR="00000000" w:rsidDel="00000000" w:rsidP="00000000" w:rsidRDefault="00000000" w:rsidRPr="00000000" w14:paraId="00000546">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54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@GetMapping("/")</w:t>
            </w:r>
          </w:p>
          <w:p w:rsidR="00000000" w:rsidDel="00000000" w:rsidP="00000000" w:rsidRDefault="00000000" w:rsidRPr="00000000" w14:paraId="0000054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String index(Model model) {</w:t>
            </w:r>
          </w:p>
          <w:p w:rsidR="00000000" w:rsidDel="00000000" w:rsidP="00000000" w:rsidRDefault="00000000" w:rsidRPr="00000000" w14:paraId="0000054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54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54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54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private void analyzeImage(String uri) {</w:t>
            </w:r>
          </w:p>
          <w:p w:rsidR="00000000" w:rsidDel="00000000" w:rsidP="00000000" w:rsidRDefault="00000000" w:rsidRPr="00000000" w14:paraId="0000054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 After the image was written to GCS, analyze it with the GCS URI.</w:t>
            </w:r>
          </w:p>
          <w:p w:rsidR="00000000" w:rsidDel="00000000" w:rsidP="00000000" w:rsidRDefault="00000000" w:rsidRPr="00000000" w14:paraId="0000054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 Note: It's also possible to analyze an image embedded in the</w:t>
            </w:r>
          </w:p>
          <w:p w:rsidR="00000000" w:rsidDel="00000000" w:rsidP="00000000" w:rsidRDefault="00000000" w:rsidRPr="00000000" w14:paraId="0000054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 request as a Base64 encoded payload.</w:t>
            </w:r>
          </w:p>
          <w:p w:rsidR="00000000" w:rsidDel="00000000" w:rsidP="00000000" w:rsidRDefault="00000000" w:rsidRPr="00000000" w14:paraId="0000055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List&lt;AnnotateImageRequest&gt; requests = new ArrayList&lt;&gt;();</w:t>
            </w:r>
          </w:p>
          <w:p w:rsidR="00000000" w:rsidDel="00000000" w:rsidP="00000000" w:rsidRDefault="00000000" w:rsidRPr="00000000" w14:paraId="0000055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ImageSource imgSrc = ImageSource.newBuilder()</w:t>
            </w:r>
          </w:p>
          <w:p w:rsidR="00000000" w:rsidDel="00000000" w:rsidP="00000000" w:rsidRDefault="00000000" w:rsidRPr="00000000" w14:paraId="0000055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.setGcsImageUri(uri).build();</w:t>
            </w:r>
          </w:p>
          <w:p w:rsidR="00000000" w:rsidDel="00000000" w:rsidP="00000000" w:rsidRDefault="00000000" w:rsidRPr="00000000" w14:paraId="0000055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Image img = Image.newBuilder().setSource(imgSrc).build();</w:t>
            </w:r>
          </w:p>
          <w:p w:rsidR="00000000" w:rsidDel="00000000" w:rsidP="00000000" w:rsidRDefault="00000000" w:rsidRPr="00000000" w14:paraId="0000055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Feature feature = Feature.newBuilder()</w:t>
            </w:r>
          </w:p>
          <w:p w:rsidR="00000000" w:rsidDel="00000000" w:rsidP="00000000" w:rsidRDefault="00000000" w:rsidRPr="00000000" w14:paraId="0000055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.setType(Feature.Type.LABEL_DETECTION).build();</w:t>
            </w:r>
          </w:p>
          <w:p w:rsidR="00000000" w:rsidDel="00000000" w:rsidP="00000000" w:rsidRDefault="00000000" w:rsidRPr="00000000" w14:paraId="00000556">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AnnotateImageRequest request = AnnotateImageRequest</w:t>
            </w:r>
          </w:p>
          <w:p w:rsidR="00000000" w:rsidDel="00000000" w:rsidP="00000000" w:rsidRDefault="00000000" w:rsidRPr="00000000" w14:paraId="0000055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.newBuilder()</w:t>
            </w:r>
          </w:p>
          <w:p w:rsidR="00000000" w:rsidDel="00000000" w:rsidP="00000000" w:rsidRDefault="00000000" w:rsidRPr="00000000" w14:paraId="0000055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.addFeatures(feature)</w:t>
            </w:r>
          </w:p>
          <w:p w:rsidR="00000000" w:rsidDel="00000000" w:rsidP="00000000" w:rsidRDefault="00000000" w:rsidRPr="00000000" w14:paraId="0000055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.setImage(img)</w:t>
            </w:r>
          </w:p>
          <w:p w:rsidR="00000000" w:rsidDel="00000000" w:rsidP="00000000" w:rsidRDefault="00000000" w:rsidRPr="00000000" w14:paraId="0000055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.build();</w:t>
            </w:r>
          </w:p>
          <w:p w:rsidR="00000000" w:rsidDel="00000000" w:rsidP="00000000" w:rsidRDefault="00000000" w:rsidRPr="00000000" w14:paraId="0000055B">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55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requests.add(request);</w:t>
            </w:r>
          </w:p>
          <w:p w:rsidR="00000000" w:rsidDel="00000000" w:rsidP="00000000" w:rsidRDefault="00000000" w:rsidRPr="00000000" w14:paraId="0000055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BatchAnnotateImagesResponse responses = </w:t>
            </w:r>
          </w:p>
          <w:p w:rsidR="00000000" w:rsidDel="00000000" w:rsidP="00000000" w:rsidRDefault="00000000" w:rsidRPr="00000000" w14:paraId="0000055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annotatorClient.batchAnnotateImages(requests);</w:t>
            </w:r>
          </w:p>
          <w:p w:rsidR="00000000" w:rsidDel="00000000" w:rsidP="00000000" w:rsidRDefault="00000000" w:rsidRPr="00000000" w14:paraId="0000055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 We send in one image, expecting just one response in batch</w:t>
            </w:r>
          </w:p>
          <w:p w:rsidR="00000000" w:rsidDel="00000000" w:rsidP="00000000" w:rsidRDefault="00000000" w:rsidRPr="00000000" w14:paraId="0000056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AnnotateImageResponse response = responses.getResponses(0);</w:t>
            </w:r>
          </w:p>
          <w:p w:rsidR="00000000" w:rsidDel="00000000" w:rsidP="00000000" w:rsidRDefault="00000000" w:rsidRPr="00000000" w14:paraId="00000561">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56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System.out.println(response);</w:t>
            </w:r>
          </w:p>
          <w:p w:rsidR="00000000" w:rsidDel="00000000" w:rsidP="00000000" w:rsidRDefault="00000000" w:rsidRPr="00000000" w14:paraId="0000056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564">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6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2. Call the method after the image was written to the Cloud Storage bucket.</w:t>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jc w:val="left"/>
        <w:rPr/>
      </w:pPr>
      <w:r w:rsidDel="00000000" w:rsidR="00000000" w:rsidRPr="00000000">
        <w:rPr>
          <w:rFonts w:ascii="Courier New" w:cs="Courier New" w:eastAsia="Courier New" w:hAnsi="Courier New"/>
          <w:rtl w:val="0"/>
        </w:rPr>
        <w:t xml:space="preserve">guestbook-frontend/src/main/java/com/example/frontend/FrontendController.java</w:t>
      </w:r>
      <w:r w:rsidDel="00000000" w:rsidR="00000000" w:rsidRPr="00000000">
        <w:rPr>
          <w:rtl w:val="0"/>
        </w:rPr>
      </w:r>
    </w:p>
    <w:tbl>
      <w:tblPr>
        <w:tblStyle w:val="Table10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package com.example.frontend;</w:t>
            </w:r>
          </w:p>
          <w:p w:rsidR="00000000" w:rsidDel="00000000" w:rsidP="00000000" w:rsidRDefault="00000000" w:rsidRPr="00000000" w14:paraId="0000056C">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w:t>
            </w:r>
          </w:p>
          <w:p w:rsidR="00000000" w:rsidDel="00000000" w:rsidP="00000000" w:rsidRDefault="00000000" w:rsidRPr="00000000" w14:paraId="0000056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56F">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7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@Controller</w:t>
            </w:r>
          </w:p>
          <w:p w:rsidR="00000000" w:rsidDel="00000000" w:rsidP="00000000" w:rsidRDefault="00000000" w:rsidRPr="00000000" w14:paraId="0000057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@SessionAttributes("name")</w:t>
            </w:r>
          </w:p>
          <w:p w:rsidR="00000000" w:rsidDel="00000000" w:rsidP="00000000" w:rsidRDefault="00000000" w:rsidRPr="00000000" w14:paraId="0000057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FrontendController {</w:t>
            </w:r>
          </w:p>
          <w:p w:rsidR="00000000" w:rsidDel="00000000" w:rsidP="00000000" w:rsidRDefault="00000000" w:rsidRPr="00000000" w14:paraId="0000057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 xml:space="preserve">...</w:t>
            </w:r>
            <w:r w:rsidDel="00000000" w:rsidR="00000000" w:rsidRPr="00000000">
              <w:rPr>
                <w:rtl w:val="0"/>
              </w:rPr>
            </w:r>
          </w:p>
          <w:p w:rsidR="00000000" w:rsidDel="00000000" w:rsidP="00000000" w:rsidRDefault="00000000" w:rsidRPr="00000000" w14:paraId="00000574">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7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 Capture the file in request parameter</w:t>
            </w:r>
          </w:p>
          <w:p w:rsidR="00000000" w:rsidDel="00000000" w:rsidP="00000000" w:rsidRDefault="00000000" w:rsidRPr="00000000" w14:paraId="0000057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@PostMapping("/post")</w:t>
            </w:r>
          </w:p>
          <w:p w:rsidR="00000000" w:rsidDel="00000000" w:rsidP="00000000" w:rsidRDefault="00000000" w:rsidRPr="00000000" w14:paraId="0000057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String post(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throws IOException {</w:t>
            </w:r>
          </w:p>
          <w:p w:rsidR="00000000" w:rsidDel="00000000" w:rsidP="00000000" w:rsidRDefault="00000000" w:rsidRPr="00000000" w14:paraId="0000057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model.addAttribute("name", name);</w:t>
            </w:r>
          </w:p>
          <w:p w:rsidR="00000000" w:rsidDel="00000000" w:rsidP="00000000" w:rsidRDefault="00000000" w:rsidRPr="00000000" w14:paraId="0000057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57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String filename = null;</w:t>
            </w:r>
          </w:p>
          <w:p w:rsidR="00000000" w:rsidDel="00000000" w:rsidP="00000000" w:rsidRDefault="00000000" w:rsidRPr="00000000" w14:paraId="0000057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(file != null &amp;&amp; !file.isEmpty()</w:t>
            </w:r>
          </w:p>
          <w:p w:rsidR="00000000" w:rsidDel="00000000" w:rsidP="00000000" w:rsidRDefault="00000000" w:rsidRPr="00000000" w14:paraId="0000057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&amp;&amp; file.getContentType().equals("image/jpeg")) {</w:t>
            </w:r>
          </w:p>
          <w:p w:rsidR="00000000" w:rsidDel="00000000" w:rsidP="00000000" w:rsidRDefault="00000000" w:rsidRPr="00000000" w14:paraId="0000057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57E">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7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try {</w:t>
            </w:r>
          </w:p>
          <w:p w:rsidR="00000000" w:rsidDel="00000000" w:rsidP="00000000" w:rsidRDefault="00000000" w:rsidRPr="00000000" w14:paraId="0000058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58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582">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8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 After written to GCS, analyze the image.</w:t>
            </w:r>
          </w:p>
          <w:p w:rsidR="00000000" w:rsidDel="00000000" w:rsidP="00000000" w:rsidRDefault="00000000" w:rsidRPr="00000000" w14:paraId="0000058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analyzeImage(bucket + "/" + filename);</w:t>
            </w:r>
            <w:r w:rsidDel="00000000" w:rsidR="00000000" w:rsidRPr="00000000">
              <w:rPr>
                <w:rtl w:val="0"/>
              </w:rPr>
            </w:r>
          </w:p>
          <w:p w:rsidR="00000000" w:rsidDel="00000000" w:rsidP="00000000" w:rsidRDefault="00000000" w:rsidRPr="00000000" w14:paraId="0000058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58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58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if (message != null &amp;&amp; !message.trim().isEmpty()) {</w:t>
            </w:r>
          </w:p>
          <w:p w:rsidR="00000000" w:rsidDel="00000000" w:rsidP="00000000" w:rsidRDefault="00000000" w:rsidRPr="00000000" w14:paraId="0000058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58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58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return "redirect:/";</w:t>
            </w:r>
          </w:p>
          <w:p w:rsidR="00000000" w:rsidDel="00000000" w:rsidP="00000000" w:rsidRDefault="00000000" w:rsidRPr="00000000" w14:paraId="0000058B">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8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58D">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8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@GetMapping("/image/{filename:.+}")</w:t>
            </w:r>
          </w:p>
          <w:p w:rsidR="00000000" w:rsidDel="00000000" w:rsidP="00000000" w:rsidRDefault="00000000" w:rsidRPr="00000000" w14:paraId="0000058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ResponseEntity&lt;Resource&gt; file(@PathVariable String filename) {</w:t>
            </w:r>
          </w:p>
          <w:p w:rsidR="00000000" w:rsidDel="00000000" w:rsidP="00000000" w:rsidRDefault="00000000" w:rsidRPr="00000000" w14:paraId="0000059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59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59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pStyle w:val="Heading2"/>
        <w:spacing w:after="0" w:lineRule="auto"/>
        <w:jc w:val="left"/>
        <w:rPr/>
      </w:pPr>
      <w:bookmarkStart w:colFirst="0" w:colLast="0" w:name="_vzhdin9rjze3" w:id="65"/>
      <w:bookmarkEnd w:id="65"/>
      <w:r w:rsidDel="00000000" w:rsidR="00000000" w:rsidRPr="00000000">
        <w:rPr>
          <w:rtl w:val="0"/>
        </w:rPr>
        <w:t xml:space="preserve">Task 6 - Setup a Service Account</w:t>
      </w:r>
    </w:p>
    <w:p w:rsidR="00000000" w:rsidDel="00000000" w:rsidP="00000000" w:rsidRDefault="00000000" w:rsidRPr="00000000" w14:paraId="00000595">
      <w:pPr>
        <w:jc w:val="left"/>
        <w:rPr/>
      </w:pPr>
      <w:r w:rsidDel="00000000" w:rsidR="00000000" w:rsidRPr="00000000">
        <w:rPr>
          <w:rtl w:val="0"/>
        </w:rPr>
        <w:t xml:space="preserve">For this feature, you'll need to use a service account with the proper permissions to be able to use Cloud Vision API.</w:t>
      </w:r>
    </w:p>
    <w:p w:rsidR="00000000" w:rsidDel="00000000" w:rsidP="00000000" w:rsidRDefault="00000000" w:rsidRPr="00000000" w14:paraId="00000596">
      <w:pPr>
        <w:jc w:val="left"/>
        <w:rPr/>
      </w:pPr>
      <w:r w:rsidDel="00000000" w:rsidR="00000000" w:rsidRPr="00000000">
        <w:rPr>
          <w:rtl w:val="0"/>
        </w:rPr>
      </w:r>
    </w:p>
    <w:p w:rsidR="00000000" w:rsidDel="00000000" w:rsidP="00000000" w:rsidRDefault="00000000" w:rsidRPr="00000000" w14:paraId="00000597">
      <w:pPr>
        <w:jc w:val="left"/>
        <w:rPr/>
      </w:pPr>
      <w:r w:rsidDel="00000000" w:rsidR="00000000" w:rsidRPr="00000000">
        <w:rPr>
          <w:rtl w:val="0"/>
        </w:rPr>
        <w:t xml:space="preserve">1. If you already created a service account in previous lab sections, you can skip to </w:t>
      </w:r>
      <w:hyperlink w:anchor="_h7p2ezfcado0">
        <w:r w:rsidDel="00000000" w:rsidR="00000000" w:rsidRPr="00000000">
          <w:rPr>
            <w:color w:val="1155cc"/>
            <w:u w:val="single"/>
            <w:rtl w:val="0"/>
          </w:rPr>
          <w:t xml:space="preserve">Task 7</w:t>
        </w:r>
      </w:hyperlink>
      <w:r w:rsidDel="00000000" w:rsidR="00000000" w:rsidRPr="00000000">
        <w:rPr>
          <w:rtl w:val="0"/>
        </w:rPr>
        <w:t xml:space="preserve">.</w:t>
      </w:r>
    </w:p>
    <w:p w:rsidR="00000000" w:rsidDel="00000000" w:rsidP="00000000" w:rsidRDefault="00000000" w:rsidRPr="00000000" w14:paraId="00000598">
      <w:pPr>
        <w:jc w:val="left"/>
        <w:rPr/>
      </w:pPr>
      <w:r w:rsidDel="00000000" w:rsidR="00000000" w:rsidRPr="00000000">
        <w:rPr>
          <w:rtl w:val="0"/>
        </w:rPr>
      </w:r>
    </w:p>
    <w:p w:rsidR="00000000" w:rsidDel="00000000" w:rsidP="00000000" w:rsidRDefault="00000000" w:rsidRPr="00000000" w14:paraId="00000599">
      <w:pPr>
        <w:jc w:val="left"/>
        <w:rPr/>
      </w:pPr>
      <w:r w:rsidDel="00000000" w:rsidR="00000000" w:rsidRPr="00000000">
        <w:rPr>
          <w:rtl w:val="0"/>
        </w:rPr>
        <w:t xml:space="preserve">2. If you didn't already create a service account, follow the instructions to create a service account that is of the role </w:t>
      </w:r>
      <w:r w:rsidDel="00000000" w:rsidR="00000000" w:rsidRPr="00000000">
        <w:rPr>
          <w:rFonts w:ascii="Courier New" w:cs="Courier New" w:eastAsia="Courier New" w:hAnsi="Courier New"/>
          <w:rtl w:val="0"/>
        </w:rPr>
        <w:t xml:space="preserve">role/editor</w:t>
      </w:r>
      <w:r w:rsidDel="00000000" w:rsidR="00000000" w:rsidRPr="00000000">
        <w:rPr>
          <w:rtl w:val="0"/>
        </w:rPr>
        <w:t xml:space="preserve">. The editor role has a lot of power! In a production environment, you would provision a service account with specific permissions depending on the features your application actually needs.</w:t>
      </w:r>
    </w:p>
    <w:p w:rsidR="00000000" w:rsidDel="00000000" w:rsidP="00000000" w:rsidRDefault="00000000" w:rsidRPr="00000000" w14:paraId="0000059A">
      <w:pPr>
        <w:jc w:val="left"/>
        <w:rPr/>
      </w:pPr>
      <w:r w:rsidDel="00000000" w:rsidR="00000000" w:rsidRPr="00000000">
        <w:rPr>
          <w:rtl w:val="0"/>
        </w:rPr>
      </w:r>
    </w:p>
    <w:tbl>
      <w:tblPr>
        <w:tblStyle w:val="Table10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PROJECT_ID=$(gcloud config list --format 'value(core.project)')</w:t>
            </w:r>
            <w:r w:rsidDel="00000000" w:rsidR="00000000" w:rsidRPr="00000000">
              <w:rPr>
                <w:rtl w:val="0"/>
              </w:rPr>
            </w:r>
          </w:p>
          <w:p w:rsidR="00000000" w:rsidDel="00000000" w:rsidP="00000000" w:rsidRDefault="00000000" w:rsidRPr="00000000" w14:paraId="0000059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iam service-accounts create guestbook</w:t>
            </w:r>
          </w:p>
          <w:p w:rsidR="00000000" w:rsidDel="00000000" w:rsidP="00000000" w:rsidRDefault="00000000" w:rsidRPr="00000000" w14:paraId="0000059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projects add-iam-policy-binding ${PROJECT_ID} \</w:t>
            </w:r>
          </w:p>
          <w:p w:rsidR="00000000" w:rsidDel="00000000" w:rsidP="00000000" w:rsidRDefault="00000000" w:rsidRPr="00000000" w14:paraId="0000059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--member serviceAccount:guestbook@${PROJECT_ID}.iam.gserviceaccount.com \</w:t>
            </w:r>
          </w:p>
          <w:p w:rsidR="00000000" w:rsidDel="00000000" w:rsidP="00000000" w:rsidRDefault="00000000" w:rsidRPr="00000000" w14:paraId="0000059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--role roles/editor</w:t>
            </w:r>
          </w:p>
          <w:p w:rsidR="00000000" w:rsidDel="00000000" w:rsidP="00000000" w:rsidRDefault="00000000" w:rsidRPr="00000000" w14:paraId="000005A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iam service-accounts keys create \</w:t>
            </w:r>
          </w:p>
          <w:p w:rsidR="00000000" w:rsidDel="00000000" w:rsidP="00000000" w:rsidRDefault="00000000" w:rsidRPr="00000000" w14:paraId="000005A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~/service-account.json \</w:t>
            </w:r>
          </w:p>
          <w:p w:rsidR="00000000" w:rsidDel="00000000" w:rsidP="00000000" w:rsidRDefault="00000000" w:rsidRPr="00000000" w14:paraId="000005A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b w:val="1"/>
                <w:rtl w:val="0"/>
              </w:rPr>
              <w:t xml:space="preserve">    --iam-account guestbook@${PROJECT_ID}.iam.gserviceaccount.com</w:t>
            </w:r>
            <w:r w:rsidDel="00000000" w:rsidR="00000000" w:rsidRPr="00000000">
              <w:rPr>
                <w:rtl w:val="0"/>
              </w:rPr>
            </w:r>
          </w:p>
        </w:tc>
      </w:tr>
    </w:tbl>
    <w:p w:rsidR="00000000" w:rsidDel="00000000" w:rsidP="00000000" w:rsidRDefault="00000000" w:rsidRPr="00000000" w14:paraId="000005A3">
      <w:pPr>
        <w:rPr/>
      </w:pPr>
      <w:r w:rsidDel="00000000" w:rsidR="00000000" w:rsidRPr="00000000">
        <w:rPr>
          <w:rtl w:val="0"/>
        </w:rPr>
      </w:r>
    </w:p>
    <w:tbl>
      <w:tblPr>
        <w:tblStyle w:val="Table10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5A4">
            <w:pPr>
              <w:jc w:val="left"/>
              <w:rPr/>
            </w:pPr>
            <w:r w:rsidDel="00000000" w:rsidR="00000000" w:rsidRPr="00000000">
              <w:rPr>
                <w:b w:val="1"/>
                <w:rtl w:val="0"/>
              </w:rPr>
              <w:t xml:space="preserve">Note: </w:t>
            </w:r>
            <w:r w:rsidDel="00000000" w:rsidR="00000000" w:rsidRPr="00000000">
              <w:rPr>
                <w:rtl w:val="0"/>
              </w:rPr>
              <w:t xml:space="preserve">This should create a service account credentials file and stored in the </w:t>
            </w:r>
            <w:r w:rsidDel="00000000" w:rsidR="00000000" w:rsidRPr="00000000">
              <w:rPr>
                <w:rFonts w:ascii="Courier New" w:cs="Courier New" w:eastAsia="Courier New" w:hAnsi="Courier New"/>
                <w:rtl w:val="0"/>
              </w:rPr>
              <w:t xml:space="preserve">$HOME/service-account.json</w:t>
            </w:r>
            <w:r w:rsidDel="00000000" w:rsidR="00000000" w:rsidRPr="00000000">
              <w:rPr>
                <w:rtl w:val="0"/>
              </w:rPr>
              <w:t xml:space="preserve"> file. Treat this file as your own username/password. Do not share this in the public!</w:t>
            </w:r>
          </w:p>
        </w:tc>
      </w:tr>
    </w:tbl>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pStyle w:val="Heading2"/>
        <w:jc w:val="left"/>
        <w:rPr/>
      </w:pPr>
      <w:bookmarkStart w:colFirst="0" w:colLast="0" w:name="_h7p2ezfcado0" w:id="66"/>
      <w:bookmarkEnd w:id="66"/>
      <w:r w:rsidDel="00000000" w:rsidR="00000000" w:rsidRPr="00000000">
        <w:rPr>
          <w:rtl w:val="0"/>
        </w:rPr>
        <w:t xml:space="preserve">Task 7 - Run it locally with Service Account</w:t>
      </w:r>
    </w:p>
    <w:p w:rsidR="00000000" w:rsidDel="00000000" w:rsidP="00000000" w:rsidRDefault="00000000" w:rsidRPr="00000000" w14:paraId="000005A7">
      <w:pPr>
        <w:jc w:val="left"/>
        <w:rPr/>
      </w:pPr>
      <w:r w:rsidDel="00000000" w:rsidR="00000000" w:rsidRPr="00000000">
        <w:rPr>
          <w:rtl w:val="0"/>
        </w:rPr>
        <w:t xml:space="preserve">1. Restart the Guestbook Frontend.</w:t>
      </w:r>
    </w:p>
    <w:p w:rsidR="00000000" w:rsidDel="00000000" w:rsidP="00000000" w:rsidRDefault="00000000" w:rsidRPr="00000000" w14:paraId="000005A8">
      <w:pPr>
        <w:jc w:val="left"/>
        <w:rPr/>
      </w:pPr>
      <w:r w:rsidDel="00000000" w:rsidR="00000000" w:rsidRPr="00000000">
        <w:rPr>
          <w:rtl w:val="0"/>
        </w:rPr>
      </w:r>
    </w:p>
    <w:tbl>
      <w:tblPr>
        <w:tblStyle w:val="Table10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~/guestbook-frontend</w:t>
            </w:r>
          </w:p>
          <w:p w:rsidR="00000000" w:rsidDel="00000000" w:rsidP="00000000" w:rsidRDefault="00000000" w:rsidRPr="00000000" w14:paraId="000005A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spring-boot:run -Dspring.profiles.active=cloud \</w:t>
            </w:r>
          </w:p>
          <w:p w:rsidR="00000000" w:rsidDel="00000000" w:rsidP="00000000" w:rsidRDefault="00000000" w:rsidRPr="00000000" w14:paraId="000005A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-Dspring.cloud.gcp.credentials.location=file:///$HOME/service-account.json</w:t>
            </w:r>
          </w:p>
        </w:tc>
      </w:tr>
    </w:tbl>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t xml:space="preserve">2. Post another picture, and you should see the image labels in the log output.</w:t>
      </w:r>
    </w:p>
    <w:p w:rsidR="00000000" w:rsidDel="00000000" w:rsidP="00000000" w:rsidRDefault="00000000" w:rsidRPr="00000000" w14:paraId="000005AE">
      <w:pPr>
        <w:rPr/>
      </w:pPr>
      <w:r w:rsidDel="00000000" w:rsidR="00000000" w:rsidRPr="00000000">
        <w:rPr>
          <w:rtl w:val="0"/>
        </w:rPr>
      </w:r>
    </w:p>
    <w:tbl>
      <w:tblPr>
        <w:tblStyle w:val="Table11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label_annotations {</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mid: "/m/01yrx"</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description: "cat"</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score: 0.9918734</w:t>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topicality: 0.9918734</w:t>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label_annotations {</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mid: "/m/01l7qd"</w:t>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description: "whiskers"</w:t>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score: 0.9419696</w:t>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topicality: 0.9419696</w:t>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pStyle w:val="Heading1"/>
        <w:jc w:val="left"/>
        <w:rPr/>
      </w:pPr>
      <w:bookmarkStart w:colFirst="0" w:colLast="0" w:name="_j1pbi98le8r1" w:id="67"/>
      <w:bookmarkEnd w:id="67"/>
      <w:r w:rsidDel="00000000" w:rsidR="00000000" w:rsidRPr="00000000">
        <w:rPr>
          <w:rtl w:val="0"/>
        </w:rPr>
        <w:t xml:space="preserve">Lab </w:t>
      </w:r>
      <w:r w:rsidDel="00000000" w:rsidR="00000000" w:rsidRPr="00000000">
        <w:rPr>
          <w:rtl w:val="0"/>
        </w:rPr>
        <w:t xml:space="preserve">8 - Deploy to App Engine</w:t>
      </w:r>
      <w:r w:rsidDel="00000000" w:rsidR="00000000" w:rsidRPr="00000000">
        <w:rPr>
          <w:rtl w:val="0"/>
        </w:rPr>
      </w:r>
    </w:p>
    <w:p w:rsidR="00000000" w:rsidDel="00000000" w:rsidP="00000000" w:rsidRDefault="00000000" w:rsidRPr="00000000" w14:paraId="000005BE">
      <w:pPr>
        <w:jc w:val="left"/>
        <w:rPr>
          <w:color w:val="b7b7b7"/>
        </w:rPr>
      </w:pPr>
      <w:r w:rsidDel="00000000" w:rsidR="00000000" w:rsidRPr="00000000">
        <w:rPr>
          <w:color w:val="b7b7b7"/>
          <w:rtl w:val="0"/>
        </w:rPr>
        <w:t xml:space="preserve">Duration: 30:00</w:t>
      </w:r>
    </w:p>
    <w:p w:rsidR="00000000" w:rsidDel="00000000" w:rsidP="00000000" w:rsidRDefault="00000000" w:rsidRPr="00000000" w14:paraId="000005BF">
      <w:pPr>
        <w:jc w:val="left"/>
        <w:rPr>
          <w:color w:val="b7b7b7"/>
        </w:rPr>
      </w:pPr>
      <w:r w:rsidDel="00000000" w:rsidR="00000000" w:rsidRPr="00000000">
        <w:rPr>
          <w:rtl w:val="0"/>
        </w:rPr>
      </w:r>
    </w:p>
    <w:p w:rsidR="00000000" w:rsidDel="00000000" w:rsidP="00000000" w:rsidRDefault="00000000" w:rsidRPr="00000000" w14:paraId="000005C0">
      <w:pPr>
        <w:jc w:val="left"/>
        <w:rPr/>
      </w:pPr>
      <w:r w:rsidDel="00000000" w:rsidR="00000000" w:rsidRPr="00000000">
        <w:rPr>
          <w:rtl w:val="0"/>
        </w:rPr>
        <w:t xml:space="preserve">There are many options to deploy your application on Google Cloud Platform. For example, you can deploy the application in a virtual machine, or, containerize your application and deploy into managed Kubernetes cluster. You can also run your favorite PaaS on Google Cloud Platform (e.g., Cloud Foundry, OpenShift, etc).</w:t>
      </w:r>
    </w:p>
    <w:p w:rsidR="00000000" w:rsidDel="00000000" w:rsidP="00000000" w:rsidRDefault="00000000" w:rsidRPr="00000000" w14:paraId="000005C1">
      <w:pPr>
        <w:jc w:val="left"/>
        <w:rPr/>
      </w:pPr>
      <w:r w:rsidDel="00000000" w:rsidR="00000000" w:rsidRPr="00000000">
        <w:rPr>
          <w:rtl w:val="0"/>
        </w:rPr>
      </w:r>
    </w:p>
    <w:p w:rsidR="00000000" w:rsidDel="00000000" w:rsidP="00000000" w:rsidRDefault="00000000" w:rsidRPr="00000000" w14:paraId="000005C2">
      <w:pPr>
        <w:jc w:val="left"/>
        <w:rPr/>
      </w:pPr>
      <w:r w:rsidDel="00000000" w:rsidR="00000000" w:rsidRPr="00000000">
        <w:rPr>
          <w:rtl w:val="0"/>
        </w:rPr>
        <w:t xml:space="preserve">For this lab, we'll deploy the application into App Engine.  App Engine is a platform as a service that scales to 0 when no one is using the service, and scales up automatically.</w:t>
      </w:r>
    </w:p>
    <w:p w:rsidR="00000000" w:rsidDel="00000000" w:rsidP="00000000" w:rsidRDefault="00000000" w:rsidRPr="00000000" w14:paraId="000005C3">
      <w:pPr>
        <w:jc w:val="left"/>
        <w:rPr/>
      </w:pPr>
      <w:r w:rsidDel="00000000" w:rsidR="00000000" w:rsidRPr="00000000">
        <w:rPr>
          <w:rtl w:val="0"/>
        </w:rPr>
      </w:r>
    </w:p>
    <w:p w:rsidR="00000000" w:rsidDel="00000000" w:rsidP="00000000" w:rsidRDefault="00000000" w:rsidRPr="00000000" w14:paraId="000005C4">
      <w:pPr>
        <w:jc w:val="left"/>
        <w:rPr/>
      </w:pPr>
      <w:r w:rsidDel="00000000" w:rsidR="00000000" w:rsidRPr="00000000">
        <w:rPr>
          <w:rtl w:val="0"/>
        </w:rPr>
        <w:t xml:space="preserve">We need to convert our application (fat WARs) into thin-WAR deployments that App Engine can deploy.</w:t>
      </w:r>
    </w:p>
    <w:p w:rsidR="00000000" w:rsidDel="00000000" w:rsidP="00000000" w:rsidRDefault="00000000" w:rsidRPr="00000000" w14:paraId="000005C5">
      <w:pPr>
        <w:pStyle w:val="Heading2"/>
        <w:jc w:val="left"/>
        <w:rPr/>
      </w:pPr>
      <w:bookmarkStart w:colFirst="0" w:colLast="0" w:name="_qslod04ke3q9" w:id="68"/>
      <w:bookmarkEnd w:id="68"/>
      <w:r w:rsidDel="00000000" w:rsidR="00000000" w:rsidRPr="00000000">
        <w:rPr>
          <w:rtl w:val="0"/>
        </w:rPr>
        <w:t xml:space="preserve">Task 1 - Initialize App Engine</w:t>
      </w:r>
    </w:p>
    <w:p w:rsidR="00000000" w:rsidDel="00000000" w:rsidP="00000000" w:rsidRDefault="00000000" w:rsidRPr="00000000" w14:paraId="000005C6">
      <w:pPr>
        <w:jc w:val="left"/>
        <w:rPr/>
      </w:pPr>
      <w:r w:rsidDel="00000000" w:rsidR="00000000" w:rsidRPr="00000000">
        <w:rPr>
          <w:rtl w:val="0"/>
        </w:rPr>
        <w:t xml:space="preserve">1. Enable App Engine in the project.</w:t>
      </w:r>
    </w:p>
    <w:p w:rsidR="00000000" w:rsidDel="00000000" w:rsidP="00000000" w:rsidRDefault="00000000" w:rsidRPr="00000000" w14:paraId="000005C7">
      <w:pPr>
        <w:jc w:val="left"/>
        <w:rPr/>
      </w:pPr>
      <w:r w:rsidDel="00000000" w:rsidR="00000000" w:rsidRPr="00000000">
        <w:rPr>
          <w:rtl w:val="0"/>
        </w:rPr>
      </w:r>
    </w:p>
    <w:tbl>
      <w:tblPr>
        <w:tblStyle w:val="Table11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app create --region=us-central</w:t>
            </w:r>
          </w:p>
        </w:tc>
      </w:tr>
    </w:tbl>
    <w:p w:rsidR="00000000" w:rsidDel="00000000" w:rsidP="00000000" w:rsidRDefault="00000000" w:rsidRPr="00000000" w14:paraId="000005C9">
      <w:pPr>
        <w:rPr/>
      </w:pPr>
      <w:r w:rsidDel="00000000" w:rsidR="00000000" w:rsidRPr="00000000">
        <w:rPr>
          <w:rtl w:val="0"/>
        </w:rPr>
      </w:r>
    </w:p>
    <w:tbl>
      <w:tblPr>
        <w:tblStyle w:val="Table11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5CA">
            <w:pPr>
              <w:jc w:val="left"/>
              <w:rPr/>
            </w:pPr>
            <w:r w:rsidDel="00000000" w:rsidR="00000000" w:rsidRPr="00000000">
              <w:rPr>
                <w:rtl w:val="0"/>
              </w:rPr>
              <w:t xml:space="preserve">App Engine deployments are regional. I.e., your application may be deployed to multiple zones within a region. Since our CloudSQL instance is in us-central1, we should also also deploy the application into the same region.</w:t>
            </w:r>
          </w:p>
        </w:tc>
      </w:tr>
    </w:tbl>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pStyle w:val="Heading2"/>
        <w:jc w:val="left"/>
        <w:rPr/>
      </w:pPr>
      <w:bookmarkStart w:colFirst="0" w:colLast="0" w:name="_7o84n5smalxc" w:id="69"/>
      <w:bookmarkEnd w:id="69"/>
      <w:r w:rsidDel="00000000" w:rsidR="00000000" w:rsidRPr="00000000">
        <w:rPr>
          <w:rtl w:val="0"/>
        </w:rPr>
        <w:t xml:space="preserve">Task 2 - Make Guestbook Frontend App Engine Friendly</w:t>
      </w:r>
    </w:p>
    <w:p w:rsidR="00000000" w:rsidDel="00000000" w:rsidP="00000000" w:rsidRDefault="00000000" w:rsidRPr="00000000" w14:paraId="000005CD">
      <w:pPr>
        <w:jc w:val="left"/>
        <w:rPr/>
      </w:pPr>
      <w:r w:rsidDel="00000000" w:rsidR="00000000" w:rsidRPr="00000000">
        <w:rPr>
          <w:rtl w:val="0"/>
        </w:rPr>
        <w:t xml:space="preserve">1. Add the App Engine Plugin to </w:t>
      </w:r>
      <w:r w:rsidDel="00000000" w:rsidR="00000000" w:rsidRPr="00000000">
        <w:rPr>
          <w:rFonts w:ascii="Courier New" w:cs="Courier New" w:eastAsia="Courier New" w:hAnsi="Courier New"/>
          <w:rtl w:val="0"/>
        </w:rPr>
        <w:t xml:space="preserve">guestbook-frontend</w:t>
      </w:r>
      <w:r w:rsidDel="00000000" w:rsidR="00000000" w:rsidRPr="00000000">
        <w:rPr>
          <w:rtl w:val="0"/>
        </w:rPr>
        <w:t xml:space="preserve">'s</w:t>
      </w:r>
      <w:r w:rsidDel="00000000" w:rsidR="00000000" w:rsidRPr="00000000">
        <w:rPr>
          <w:rFonts w:ascii="Courier New" w:cs="Courier New" w:eastAsia="Courier New" w:hAnsi="Courier New"/>
          <w:rtl w:val="0"/>
        </w:rPr>
        <w:t xml:space="preserve"> pom.xml</w:t>
      </w:r>
      <w:r w:rsidDel="00000000" w:rsidR="00000000" w:rsidRPr="00000000">
        <w:rPr>
          <w:rtl w:val="0"/>
        </w:rPr>
        <w:t xml:space="preserve">.</w:t>
      </w:r>
    </w:p>
    <w:p w:rsidR="00000000" w:rsidDel="00000000" w:rsidP="00000000" w:rsidRDefault="00000000" w:rsidRPr="00000000" w14:paraId="000005CE">
      <w:pPr>
        <w:jc w:val="left"/>
        <w:rPr/>
      </w:pPr>
      <w:r w:rsidDel="00000000" w:rsidR="00000000" w:rsidRPr="00000000">
        <w:rPr>
          <w:rtl w:val="0"/>
        </w:rPr>
      </w:r>
    </w:p>
    <w:p w:rsidR="00000000" w:rsidDel="00000000" w:rsidP="00000000" w:rsidRDefault="00000000" w:rsidRPr="00000000" w14:paraId="000005CF">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guestbook-frontend/pom.xml</w:t>
      </w:r>
    </w:p>
    <w:tbl>
      <w:tblPr>
        <w:tblStyle w:val="Table11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D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&lt;build&gt;</w:t>
            </w:r>
          </w:p>
          <w:p w:rsidR="00000000" w:rsidDel="00000000" w:rsidP="00000000" w:rsidRDefault="00000000" w:rsidRPr="00000000" w14:paraId="000005D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&lt;plugins&gt;</w:t>
            </w:r>
          </w:p>
          <w:p w:rsidR="00000000" w:rsidDel="00000000" w:rsidP="00000000" w:rsidRDefault="00000000" w:rsidRPr="00000000" w14:paraId="000005D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&lt;plugin&gt;</w:t>
            </w:r>
          </w:p>
          <w:p w:rsidR="00000000" w:rsidDel="00000000" w:rsidP="00000000" w:rsidRDefault="00000000" w:rsidRPr="00000000" w14:paraId="000005D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&lt;groupId&gt;org.springframework.boot&lt;/groupId&gt;</w:t>
            </w:r>
          </w:p>
          <w:p w:rsidR="00000000" w:rsidDel="00000000" w:rsidP="00000000" w:rsidRDefault="00000000" w:rsidRPr="00000000" w14:paraId="000005D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&lt;artifactId&gt;spring-boot-maven-plugin&lt;/artifactId&gt;</w:t>
            </w:r>
          </w:p>
          <w:p w:rsidR="00000000" w:rsidDel="00000000" w:rsidP="00000000" w:rsidRDefault="00000000" w:rsidRPr="00000000" w14:paraId="000005D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&lt;/plugin&gt;</w:t>
            </w:r>
          </w:p>
          <w:p w:rsidR="00000000" w:rsidDel="00000000" w:rsidP="00000000" w:rsidRDefault="00000000" w:rsidRPr="00000000" w14:paraId="000005D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&lt;plugin&gt;</w:t>
            </w:r>
          </w:p>
          <w:p w:rsidR="00000000" w:rsidDel="00000000" w:rsidP="00000000" w:rsidRDefault="00000000" w:rsidRPr="00000000" w14:paraId="000005D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&lt;groupId&gt;com.google.cloud.tools&lt;/groupId&gt;</w:t>
            </w:r>
          </w:p>
          <w:p w:rsidR="00000000" w:rsidDel="00000000" w:rsidP="00000000" w:rsidRDefault="00000000" w:rsidRPr="00000000" w14:paraId="000005D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&lt;artifactId&gt;appengine-maven-plugin&lt;/artifactId&gt;</w:t>
            </w:r>
          </w:p>
          <w:p w:rsidR="00000000" w:rsidDel="00000000" w:rsidP="00000000" w:rsidRDefault="00000000" w:rsidRPr="00000000" w14:paraId="000005D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&lt;version&gt;1.3.1&lt;/version&gt;</w:t>
            </w:r>
          </w:p>
          <w:p w:rsidR="00000000" w:rsidDel="00000000" w:rsidP="00000000" w:rsidRDefault="00000000" w:rsidRPr="00000000" w14:paraId="000005D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&lt;configuration&gt;</w:t>
            </w:r>
          </w:p>
          <w:p w:rsidR="00000000" w:rsidDel="00000000" w:rsidP="00000000" w:rsidRDefault="00000000" w:rsidRPr="00000000" w14:paraId="000005D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&lt;version&gt;1&lt;/version&gt;</w:t>
            </w:r>
          </w:p>
          <w:p w:rsidR="00000000" w:rsidDel="00000000" w:rsidP="00000000" w:rsidRDefault="00000000" w:rsidRPr="00000000" w14:paraId="000005D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&lt;/configuration&gt;</w:t>
            </w:r>
          </w:p>
          <w:p w:rsidR="00000000" w:rsidDel="00000000" w:rsidP="00000000" w:rsidRDefault="00000000" w:rsidRPr="00000000" w14:paraId="000005D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&lt;/plugin&gt;</w:t>
            </w:r>
          </w:p>
          <w:p w:rsidR="00000000" w:rsidDel="00000000" w:rsidP="00000000" w:rsidRDefault="00000000" w:rsidRPr="00000000" w14:paraId="000005D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&lt;/plugins&gt;</w:t>
            </w:r>
          </w:p>
          <w:p w:rsidR="00000000" w:rsidDel="00000000" w:rsidP="00000000" w:rsidRDefault="00000000" w:rsidRPr="00000000" w14:paraId="000005E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&lt;/build&gt;</w:t>
            </w:r>
          </w:p>
          <w:p w:rsidR="00000000" w:rsidDel="00000000" w:rsidP="00000000" w:rsidRDefault="00000000" w:rsidRPr="00000000" w14:paraId="000005E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t xml:space="preserve">2. Create a WEB-INF directory in Guestbook Frontend.</w:t>
      </w:r>
    </w:p>
    <w:p w:rsidR="00000000" w:rsidDel="00000000" w:rsidP="00000000" w:rsidRDefault="00000000" w:rsidRPr="00000000" w14:paraId="000005E4">
      <w:pPr>
        <w:rPr/>
      </w:pPr>
      <w:r w:rsidDel="00000000" w:rsidR="00000000" w:rsidRPr="00000000">
        <w:rPr>
          <w:rtl w:val="0"/>
        </w:rPr>
      </w:r>
    </w:p>
    <w:tbl>
      <w:tblPr>
        <w:tblStyle w:val="Table11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mkdir -p ~/guestbook-frontend/src/main/webapp/WEB-INF/</w:t>
            </w:r>
          </w:p>
        </w:tc>
      </w:tr>
    </w:tbl>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t xml:space="preserve">3. Add the </w:t>
      </w:r>
      <w:r w:rsidDel="00000000" w:rsidR="00000000" w:rsidRPr="00000000">
        <w:rPr>
          <w:rFonts w:ascii="Courier New" w:cs="Courier New" w:eastAsia="Courier New" w:hAnsi="Courier New"/>
          <w:rtl w:val="0"/>
        </w:rPr>
        <w:t xml:space="preserve">appengine-web.xml</w:t>
      </w:r>
      <w:r w:rsidDel="00000000" w:rsidR="00000000" w:rsidRPr="00000000">
        <w:rPr>
          <w:rtl w:val="0"/>
        </w:rPr>
        <w:t xml:space="preserve"> that is needed to deploy to App Engine.</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guestbook-frontend/src/main/webapp/WEB-INF/appengine-web.xml</w:t>
      </w:r>
    </w:p>
    <w:tbl>
      <w:tblPr>
        <w:tblStyle w:val="Table11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&lt;appengine-web-app xmlns="http://appengine.google.com/ns/1.0"&gt;</w:t>
            </w:r>
          </w:p>
          <w:p w:rsidR="00000000" w:rsidDel="00000000" w:rsidP="00000000" w:rsidRDefault="00000000" w:rsidRPr="00000000" w14:paraId="000005E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&lt;service&gt;default&lt;/service&gt;</w:t>
            </w:r>
          </w:p>
          <w:p w:rsidR="00000000" w:rsidDel="00000000" w:rsidP="00000000" w:rsidRDefault="00000000" w:rsidRPr="00000000" w14:paraId="000005E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&lt;version&gt;1&lt;/version&gt;</w:t>
            </w:r>
          </w:p>
          <w:p w:rsidR="00000000" w:rsidDel="00000000" w:rsidP="00000000" w:rsidRDefault="00000000" w:rsidRPr="00000000" w14:paraId="000005E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&lt;threadsafe&gt;true&lt;/threadsafe&gt;</w:t>
            </w:r>
          </w:p>
          <w:p w:rsidR="00000000" w:rsidDel="00000000" w:rsidP="00000000" w:rsidRDefault="00000000" w:rsidRPr="00000000" w14:paraId="000005E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&lt;runtime&gt;java8&lt;/runtime&gt;</w:t>
            </w:r>
          </w:p>
          <w:p w:rsidR="00000000" w:rsidDel="00000000" w:rsidP="00000000" w:rsidRDefault="00000000" w:rsidRPr="00000000" w14:paraId="000005E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&lt;instance-class&gt;B4_1G&lt;/instance-class&gt;</w:t>
            </w:r>
          </w:p>
          <w:p w:rsidR="00000000" w:rsidDel="00000000" w:rsidP="00000000" w:rsidRDefault="00000000" w:rsidRPr="00000000" w14:paraId="000005F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&lt;sessions-enabled&gt;true&lt;/sessions-enabled&gt;</w:t>
            </w:r>
          </w:p>
          <w:p w:rsidR="00000000" w:rsidDel="00000000" w:rsidP="00000000" w:rsidRDefault="00000000" w:rsidRPr="00000000" w14:paraId="000005F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&lt;manual-scaling&gt;</w:t>
            </w:r>
          </w:p>
          <w:p w:rsidR="00000000" w:rsidDel="00000000" w:rsidP="00000000" w:rsidRDefault="00000000" w:rsidRPr="00000000" w14:paraId="000005F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&lt;instances&gt;2&lt;/instances&gt;</w:t>
            </w:r>
          </w:p>
          <w:p w:rsidR="00000000" w:rsidDel="00000000" w:rsidP="00000000" w:rsidRDefault="00000000" w:rsidRPr="00000000" w14:paraId="000005F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&lt;/manual-scaling&gt;</w:t>
            </w:r>
          </w:p>
          <w:p w:rsidR="00000000" w:rsidDel="00000000" w:rsidP="00000000" w:rsidRDefault="00000000" w:rsidRPr="00000000" w14:paraId="000005F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&lt;system-properties&gt;</w:t>
            </w:r>
          </w:p>
          <w:p w:rsidR="00000000" w:rsidDel="00000000" w:rsidP="00000000" w:rsidRDefault="00000000" w:rsidRPr="00000000" w14:paraId="000005F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&lt;property name="spring.profiles.active" value="cloud" /&gt;</w:t>
            </w:r>
          </w:p>
          <w:p w:rsidR="00000000" w:rsidDel="00000000" w:rsidP="00000000" w:rsidRDefault="00000000" w:rsidRPr="00000000" w14:paraId="000005F6">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&lt;/system-properties&gt;</w:t>
            </w:r>
          </w:p>
          <w:p w:rsidR="00000000" w:rsidDel="00000000" w:rsidP="00000000" w:rsidRDefault="00000000" w:rsidRPr="00000000" w14:paraId="000005F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&lt;/appengine-web-app&gt;</w:t>
            </w:r>
          </w:p>
        </w:tc>
      </w:tr>
    </w:tbl>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r>
    </w:p>
    <w:tbl>
      <w:tblPr>
        <w:tblStyle w:val="Table11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This configuration uses manual scaling rather than automatic scaling. This is great if you want to have fine control over the number of application instances. However, in a production setting, you may want to use automatic scaling that can adapt dynamically to the load.</w:t>
            </w:r>
          </w:p>
        </w:tc>
      </w:tr>
    </w:tbl>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pStyle w:val="Heading2"/>
        <w:jc w:val="left"/>
        <w:rPr/>
      </w:pPr>
      <w:bookmarkStart w:colFirst="0" w:colLast="0" w:name="_rawnq61g07pi" w:id="70"/>
      <w:bookmarkEnd w:id="70"/>
      <w:r w:rsidDel="00000000" w:rsidR="00000000" w:rsidRPr="00000000">
        <w:rPr>
          <w:rtl w:val="0"/>
        </w:rPr>
        <w:t xml:space="preserve">Task 3 - Configure Frontend to use the backend URL</w:t>
      </w:r>
    </w:p>
    <w:p w:rsidR="00000000" w:rsidDel="00000000" w:rsidP="00000000" w:rsidRDefault="00000000" w:rsidRPr="00000000" w14:paraId="000005FD">
      <w:pPr>
        <w:jc w:val="left"/>
        <w:rPr/>
      </w:pPr>
      <w:r w:rsidDel="00000000" w:rsidR="00000000" w:rsidRPr="00000000">
        <w:rPr>
          <w:rtl w:val="0"/>
        </w:rPr>
        <w:t xml:space="preserve">Since the frontend application is using Spring Cloud GCP Config starter - it can actually get the backend endpoint URL directly from Google Cloud Platform's Runtime Config.</w:t>
      </w:r>
    </w:p>
    <w:p w:rsidR="00000000" w:rsidDel="00000000" w:rsidP="00000000" w:rsidRDefault="00000000" w:rsidRPr="00000000" w14:paraId="000005FE">
      <w:pPr>
        <w:jc w:val="left"/>
        <w:rPr/>
      </w:pPr>
      <w:r w:rsidDel="00000000" w:rsidR="00000000" w:rsidRPr="00000000">
        <w:rPr>
          <w:rtl w:val="0"/>
        </w:rPr>
      </w:r>
    </w:p>
    <w:p w:rsidR="00000000" w:rsidDel="00000000" w:rsidP="00000000" w:rsidRDefault="00000000" w:rsidRPr="00000000" w14:paraId="000005FF">
      <w:pPr>
        <w:jc w:val="left"/>
        <w:rPr/>
      </w:pPr>
      <w:r w:rsidDel="00000000" w:rsidR="00000000" w:rsidRPr="00000000">
        <w:rPr>
          <w:rtl w:val="0"/>
        </w:rPr>
        <w:t xml:space="preserve">Configure </w:t>
      </w:r>
      <w:r w:rsidDel="00000000" w:rsidR="00000000" w:rsidRPr="00000000">
        <w:rPr>
          <w:rFonts w:ascii="Courier New" w:cs="Courier New" w:eastAsia="Courier New" w:hAnsi="Courier New"/>
          <w:rtl w:val="0"/>
        </w:rPr>
        <w:t xml:space="preserve">messages.endpoint </w:t>
      </w:r>
      <w:r w:rsidDel="00000000" w:rsidR="00000000" w:rsidRPr="00000000">
        <w:rPr>
          <w:rtl w:val="0"/>
        </w:rPr>
        <w:t xml:space="preserve">configuration variable to use the backend URL. There are 2 different ways to do this. Choose only one of the ways:</w:t>
      </w:r>
    </w:p>
    <w:p w:rsidR="00000000" w:rsidDel="00000000" w:rsidP="00000000" w:rsidRDefault="00000000" w:rsidRPr="00000000" w14:paraId="00000600">
      <w:pPr>
        <w:jc w:val="left"/>
        <w:rPr/>
      </w:pPr>
      <w:r w:rsidDel="00000000" w:rsidR="00000000" w:rsidRPr="00000000">
        <w:rPr>
          <w:rtl w:val="0"/>
        </w:rPr>
      </w:r>
    </w:p>
    <w:p w:rsidR="00000000" w:rsidDel="00000000" w:rsidP="00000000" w:rsidRDefault="00000000" w:rsidRPr="00000000" w14:paraId="00000601">
      <w:pPr>
        <w:jc w:val="left"/>
        <w:rPr/>
      </w:pPr>
      <w:r w:rsidDel="00000000" w:rsidR="00000000" w:rsidRPr="00000000">
        <w:rPr>
          <w:rtl w:val="0"/>
        </w:rPr>
        <w:t xml:space="preserve">1. If you were instructed to and finished </w:t>
      </w:r>
      <w:hyperlink w:anchor="_cvstdd1lcirl">
        <w:r w:rsidDel="00000000" w:rsidR="00000000" w:rsidRPr="00000000">
          <w:rPr>
            <w:color w:val="1155cc"/>
            <w:u w:val="single"/>
            <w:rtl w:val="0"/>
          </w:rPr>
          <w:t xml:space="preserve">Lab 3 - Runtime Configuration</w:t>
        </w:r>
      </w:hyperlink>
      <w:r w:rsidDel="00000000" w:rsidR="00000000" w:rsidRPr="00000000">
        <w:rPr>
          <w:rtl w:val="0"/>
        </w:rPr>
        <w:t xml:space="preserve">, then set the backend URL via runtime configuration.</w:t>
      </w:r>
    </w:p>
    <w:p w:rsidR="00000000" w:rsidDel="00000000" w:rsidP="00000000" w:rsidRDefault="00000000" w:rsidRPr="00000000" w14:paraId="00000602">
      <w:pPr>
        <w:rPr/>
      </w:pPr>
      <w:r w:rsidDel="00000000" w:rsidR="00000000" w:rsidRPr="00000000">
        <w:rPr>
          <w:rtl w:val="0"/>
        </w:rPr>
      </w:r>
    </w:p>
    <w:tbl>
      <w:tblPr>
        <w:tblStyle w:val="Table11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PROJECT_ID=$(gcloud config list --format 'value(core.project)')</w:t>
            </w:r>
          </w:p>
          <w:p w:rsidR="00000000" w:rsidDel="00000000" w:rsidP="00000000" w:rsidRDefault="00000000" w:rsidRPr="00000000" w14:paraId="0000060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beta runtime-config configs variables set messages.endpoint \</w:t>
            </w:r>
          </w:p>
          <w:p w:rsidR="00000000" w:rsidDel="00000000" w:rsidP="00000000" w:rsidRDefault="00000000" w:rsidRPr="00000000" w14:paraId="0000060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"https://guestbook-service-dot-${PROJECT_ID}.appspot.com/guestbookMessages" \</w:t>
            </w:r>
          </w:p>
          <w:p w:rsidR="00000000" w:rsidDel="00000000" w:rsidP="00000000" w:rsidRDefault="00000000" w:rsidRPr="00000000" w14:paraId="00000606">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--config-name frontend_cloud</w:t>
            </w:r>
          </w:p>
        </w:tc>
      </w:tr>
    </w:tbl>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t xml:space="preserve">2. If you did not complete Lab 3, then override the property value in </w:t>
      </w:r>
      <w:r w:rsidDel="00000000" w:rsidR="00000000" w:rsidRPr="00000000">
        <w:rPr>
          <w:rFonts w:ascii="Courier New" w:cs="Courier New" w:eastAsia="Courier New" w:hAnsi="Courier New"/>
          <w:rtl w:val="0"/>
        </w:rPr>
        <w:t xml:space="preserve">appengine-web.xml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guestbook-frontend/src/main/webapp/WEB-INF/appengine-web.xml</w:t>
      </w:r>
    </w:p>
    <w:tbl>
      <w:tblPr>
        <w:tblStyle w:val="Table11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&lt;appengine-web-app xmlns="http://appengine.google.com/ns/1.0"&gt;</w:t>
            </w:r>
          </w:p>
          <w:p w:rsidR="00000000" w:rsidDel="00000000" w:rsidP="00000000" w:rsidRDefault="00000000" w:rsidRPr="00000000" w14:paraId="0000060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0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&lt;system-properties&gt;</w:t>
            </w:r>
          </w:p>
          <w:p w:rsidR="00000000" w:rsidDel="00000000" w:rsidP="00000000" w:rsidRDefault="00000000" w:rsidRPr="00000000" w14:paraId="0000060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&lt;property name="spring.profiles.active" value="cloud" /&gt;</w:t>
            </w:r>
          </w:p>
          <w:p w:rsidR="00000000" w:rsidDel="00000000" w:rsidP="00000000" w:rsidRDefault="00000000" w:rsidRPr="00000000" w14:paraId="0000060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&lt;property name="messages.endpoint" value="https://guestbook-service-dot-PROJECT_ID.appspot.com/guestbookMessages" /&gt;</w:t>
            </w:r>
          </w:p>
          <w:p w:rsidR="00000000" w:rsidDel="00000000" w:rsidP="00000000" w:rsidRDefault="00000000" w:rsidRPr="00000000" w14:paraId="0000061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&lt;/system-properties&gt;</w:t>
            </w:r>
          </w:p>
          <w:p w:rsidR="00000000" w:rsidDel="00000000" w:rsidP="00000000" w:rsidRDefault="00000000" w:rsidRPr="00000000" w14:paraId="0000061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&lt;/appengine-web-app&gt;</w:t>
            </w:r>
          </w:p>
        </w:tc>
      </w:tr>
    </w:tbl>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pStyle w:val="Heading2"/>
        <w:rPr/>
      </w:pPr>
      <w:bookmarkStart w:colFirst="0" w:colLast="0" w:name="_3qp5sjk8yzp2" w:id="71"/>
      <w:bookmarkEnd w:id="71"/>
      <w:r w:rsidDel="00000000" w:rsidR="00000000" w:rsidRPr="00000000">
        <w:rPr>
          <w:rtl w:val="0"/>
        </w:rPr>
        <w:t xml:space="preserve">Task 4 - Deploy to Frontend to App Engine</w:t>
      </w:r>
    </w:p>
    <w:p w:rsidR="00000000" w:rsidDel="00000000" w:rsidP="00000000" w:rsidRDefault="00000000" w:rsidRPr="00000000" w14:paraId="00000615">
      <w:pPr>
        <w:rPr/>
      </w:pPr>
      <w:r w:rsidDel="00000000" w:rsidR="00000000" w:rsidRPr="00000000">
        <w:rPr>
          <w:rtl w:val="0"/>
        </w:rPr>
        <w:t xml:space="preserve">1. Use Maven to deploy the application.</w:t>
      </w:r>
    </w:p>
    <w:p w:rsidR="00000000" w:rsidDel="00000000" w:rsidP="00000000" w:rsidRDefault="00000000" w:rsidRPr="00000000" w14:paraId="00000616">
      <w:pPr>
        <w:rPr/>
      </w:pPr>
      <w:r w:rsidDel="00000000" w:rsidR="00000000" w:rsidRPr="00000000">
        <w:rPr>
          <w:rtl w:val="0"/>
        </w:rPr>
      </w:r>
    </w:p>
    <w:tbl>
      <w:tblPr>
        <w:tblStyle w:val="Table11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~/guestbook-frontend</w:t>
            </w:r>
          </w:p>
          <w:p w:rsidR="00000000" w:rsidDel="00000000" w:rsidP="00000000" w:rsidRDefault="00000000" w:rsidRPr="00000000" w14:paraId="0000061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appengine:deploy -DskipTests</w:t>
            </w:r>
          </w:p>
          <w:p w:rsidR="00000000" w:rsidDel="00000000" w:rsidP="00000000" w:rsidRDefault="00000000" w:rsidRPr="00000000" w14:paraId="0000061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1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 Deployed service [default] to [</w:t>
            </w:r>
            <w:r w:rsidDel="00000000" w:rsidR="00000000" w:rsidRPr="00000000">
              <w:rPr>
                <w:rFonts w:ascii="Courier New" w:cs="Courier New" w:eastAsia="Courier New" w:hAnsi="Courier New"/>
                <w:i w:val="1"/>
                <w:rtl w:val="0"/>
              </w:rPr>
              <w:t xml:space="preserve">https://PROJECT_ID.appspot.com</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1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w:t>
            </w:r>
          </w:p>
          <w:p w:rsidR="00000000" w:rsidDel="00000000" w:rsidP="00000000" w:rsidRDefault="00000000" w:rsidRPr="00000000" w14:paraId="0000061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 You can stream logs from the command line by running:</w:t>
            </w:r>
          </w:p>
          <w:p w:rsidR="00000000" w:rsidDel="00000000" w:rsidP="00000000" w:rsidRDefault="00000000" w:rsidRPr="00000000" w14:paraId="0000061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   $ gcloud app logs tail -s default</w:t>
            </w:r>
          </w:p>
          <w:p w:rsidR="00000000" w:rsidDel="00000000" w:rsidP="00000000" w:rsidRDefault="00000000" w:rsidRPr="00000000" w14:paraId="0000061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w:t>
            </w:r>
          </w:p>
          <w:p w:rsidR="00000000" w:rsidDel="00000000" w:rsidP="00000000" w:rsidRDefault="00000000" w:rsidRPr="00000000" w14:paraId="0000061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 To view your application in the web browser run:</w:t>
            </w:r>
          </w:p>
          <w:p w:rsidR="00000000" w:rsidDel="00000000" w:rsidP="00000000" w:rsidRDefault="00000000" w:rsidRPr="00000000" w14:paraId="0000062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   $ gcloud app browse</w:t>
            </w:r>
          </w:p>
          <w:p w:rsidR="00000000" w:rsidDel="00000000" w:rsidP="00000000" w:rsidRDefault="00000000" w:rsidRPr="00000000" w14:paraId="0000062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t xml:space="preserve">2. Find the Frontend URL.</w:t>
      </w:r>
    </w:p>
    <w:p w:rsidR="00000000" w:rsidDel="00000000" w:rsidP="00000000" w:rsidRDefault="00000000" w:rsidRPr="00000000" w14:paraId="00000624">
      <w:pPr>
        <w:rPr/>
      </w:pPr>
      <w:r w:rsidDel="00000000" w:rsidR="00000000" w:rsidRPr="00000000">
        <w:rPr>
          <w:rtl w:val="0"/>
        </w:rPr>
      </w:r>
    </w:p>
    <w:tbl>
      <w:tblPr>
        <w:tblStyle w:val="Table12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app browse</w:t>
            </w:r>
          </w:p>
          <w:p w:rsidR="00000000" w:rsidDel="00000000" w:rsidP="00000000" w:rsidRDefault="00000000" w:rsidRPr="00000000" w14:paraId="0000062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Did not detect your browser. Go to this link to view your app:</w:t>
            </w:r>
          </w:p>
          <w:p w:rsidR="00000000" w:rsidDel="00000000" w:rsidP="00000000" w:rsidRDefault="00000000" w:rsidRPr="00000000" w14:paraId="00000627">
            <w:pPr>
              <w:widowControl w:val="0"/>
              <w:spacing w:line="240" w:lineRule="auto"/>
              <w:jc w:val="left"/>
              <w:rPr>
                <w:rFonts w:ascii="Courier New" w:cs="Courier New" w:eastAsia="Courier New" w:hAnsi="Courier New"/>
              </w:rPr>
            </w:pPr>
            <w:r w:rsidDel="00000000" w:rsidR="00000000" w:rsidRPr="00000000">
              <w:rPr>
                <w:rFonts w:ascii="Fira Mono" w:cs="Fira Mono" w:eastAsia="Fira Mono" w:hAnsi="Fira Mono"/>
                <w:rtl w:val="0"/>
              </w:rPr>
              <w:t xml:space="preserve">https://....appspot.com ← This is your URL!</w:t>
            </w:r>
          </w:p>
        </w:tc>
      </w:tr>
    </w:tbl>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t xml:space="preserve">3. Browse to the frontend URL, but it will produce an error.</w:t>
      </w:r>
    </w:p>
    <w:p w:rsidR="00000000" w:rsidDel="00000000" w:rsidP="00000000" w:rsidRDefault="00000000" w:rsidRPr="00000000" w14:paraId="0000062B">
      <w:pPr>
        <w:rPr/>
      </w:pPr>
      <w:r w:rsidDel="00000000" w:rsidR="00000000" w:rsidRPr="00000000">
        <w:rPr/>
        <w:drawing>
          <wp:inline distB="114300" distT="114300" distL="114300" distR="114300">
            <wp:extent cx="6858000" cy="838200"/>
            <wp:effectExtent b="0" l="0" r="0" t="0"/>
            <wp:docPr id="21" name="image59.png"/>
            <a:graphic>
              <a:graphicData uri="http://schemas.openxmlformats.org/drawingml/2006/picture">
                <pic:pic>
                  <pic:nvPicPr>
                    <pic:cNvPr id="0" name="image59.png"/>
                    <pic:cNvPicPr preferRelativeResize="0"/>
                  </pic:nvPicPr>
                  <pic:blipFill>
                    <a:blip r:embed="rId53"/>
                    <a:srcRect b="0" l="0" r="0" t="0"/>
                    <a:stretch>
                      <a:fillRect/>
                    </a:stretch>
                  </pic:blipFill>
                  <pic:spPr>
                    <a:xfrm>
                      <a:off x="0" y="0"/>
                      <a:ext cx="6858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rPr/>
      </w:pPr>
      <w:r w:rsidDel="00000000" w:rsidR="00000000" w:rsidRPr="00000000">
        <w:rPr>
          <w:rtl w:val="0"/>
        </w:rPr>
        <w:t xml:space="preserve">This is because the backend isn't deployed yet. We'll fix this in a second.</w:t>
      </w:r>
    </w:p>
    <w:p w:rsidR="00000000" w:rsidDel="00000000" w:rsidP="00000000" w:rsidRDefault="00000000" w:rsidRPr="00000000" w14:paraId="0000062D">
      <w:pPr>
        <w:pStyle w:val="Heading2"/>
        <w:jc w:val="left"/>
        <w:rPr/>
      </w:pPr>
      <w:bookmarkStart w:colFirst="0" w:colLast="0" w:name="_1vhvr1n99wa7" w:id="72"/>
      <w:bookmarkEnd w:id="72"/>
      <w:r w:rsidDel="00000000" w:rsidR="00000000" w:rsidRPr="00000000">
        <w:rPr>
          <w:rtl w:val="0"/>
        </w:rPr>
        <w:t xml:space="preserve">Task 5 - Make Guestbook Service App Engine Friendly</w:t>
      </w:r>
    </w:p>
    <w:p w:rsidR="00000000" w:rsidDel="00000000" w:rsidP="00000000" w:rsidRDefault="00000000" w:rsidRPr="00000000" w14:paraId="0000062E">
      <w:pPr>
        <w:jc w:val="left"/>
        <w:rPr/>
      </w:pPr>
      <w:r w:rsidDel="00000000" w:rsidR="00000000" w:rsidRPr="00000000">
        <w:rPr>
          <w:rtl w:val="0"/>
        </w:rPr>
        <w:t xml:space="preserve">1. Add the App Engine Plugin to </w:t>
      </w:r>
      <w:r w:rsidDel="00000000" w:rsidR="00000000" w:rsidRPr="00000000">
        <w:rPr>
          <w:rFonts w:ascii="Courier New" w:cs="Courier New" w:eastAsia="Courier New" w:hAnsi="Courier New"/>
          <w:rtl w:val="0"/>
        </w:rPr>
        <w:t xml:space="preserve">guestbook-service</w:t>
      </w:r>
      <w:r w:rsidDel="00000000" w:rsidR="00000000" w:rsidRPr="00000000">
        <w:rPr>
          <w:rtl w:val="0"/>
        </w:rPr>
        <w:t xml:space="preserve">'s </w:t>
      </w:r>
      <w:r w:rsidDel="00000000" w:rsidR="00000000" w:rsidRPr="00000000">
        <w:rPr>
          <w:rFonts w:ascii="Courier New" w:cs="Courier New" w:eastAsia="Courier New" w:hAnsi="Courier New"/>
          <w:rtl w:val="0"/>
        </w:rPr>
        <w:t xml:space="preserve">pom.xml</w:t>
      </w:r>
      <w:r w:rsidDel="00000000" w:rsidR="00000000" w:rsidRPr="00000000">
        <w:rPr>
          <w:rtl w:val="0"/>
        </w:rPr>
        <w:t xml:space="preserve">.</w:t>
      </w:r>
    </w:p>
    <w:p w:rsidR="00000000" w:rsidDel="00000000" w:rsidP="00000000" w:rsidRDefault="00000000" w:rsidRPr="00000000" w14:paraId="0000062F">
      <w:pPr>
        <w:jc w:val="left"/>
        <w:rPr/>
      </w:pPr>
      <w:r w:rsidDel="00000000" w:rsidR="00000000" w:rsidRPr="00000000">
        <w:rPr>
          <w:rtl w:val="0"/>
        </w:rPr>
      </w:r>
    </w:p>
    <w:p w:rsidR="00000000" w:rsidDel="00000000" w:rsidP="00000000" w:rsidRDefault="00000000" w:rsidRPr="00000000" w14:paraId="00000630">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guestbook-service/pom.xml</w:t>
      </w:r>
    </w:p>
    <w:tbl>
      <w:tblPr>
        <w:tblStyle w:val="Table12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3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&lt;build&gt;</w:t>
            </w:r>
          </w:p>
          <w:p w:rsidR="00000000" w:rsidDel="00000000" w:rsidP="00000000" w:rsidRDefault="00000000" w:rsidRPr="00000000" w14:paraId="0000063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&lt;plugins&gt;</w:t>
            </w:r>
          </w:p>
          <w:p w:rsidR="00000000" w:rsidDel="00000000" w:rsidP="00000000" w:rsidRDefault="00000000" w:rsidRPr="00000000" w14:paraId="0000063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&lt;plugin&gt;</w:t>
            </w:r>
          </w:p>
          <w:p w:rsidR="00000000" w:rsidDel="00000000" w:rsidP="00000000" w:rsidRDefault="00000000" w:rsidRPr="00000000" w14:paraId="0000063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&lt;groupId&gt;org.springframework.boot&lt;/groupId&gt;</w:t>
            </w:r>
          </w:p>
          <w:p w:rsidR="00000000" w:rsidDel="00000000" w:rsidP="00000000" w:rsidRDefault="00000000" w:rsidRPr="00000000" w14:paraId="0000063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&lt;artifactId&gt;spring-boot-maven-plugin&lt;/artifactId&gt;</w:t>
            </w:r>
          </w:p>
          <w:p w:rsidR="00000000" w:rsidDel="00000000" w:rsidP="00000000" w:rsidRDefault="00000000" w:rsidRPr="00000000" w14:paraId="0000063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&lt;/plugin&gt;</w:t>
            </w:r>
          </w:p>
          <w:p w:rsidR="00000000" w:rsidDel="00000000" w:rsidP="00000000" w:rsidRDefault="00000000" w:rsidRPr="00000000" w14:paraId="0000063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&lt;plugin&gt;</w:t>
            </w:r>
          </w:p>
          <w:p w:rsidR="00000000" w:rsidDel="00000000" w:rsidP="00000000" w:rsidRDefault="00000000" w:rsidRPr="00000000" w14:paraId="0000063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&lt;groupId&gt;com.google.cloud.tools&lt;/groupId&gt;</w:t>
            </w:r>
          </w:p>
          <w:p w:rsidR="00000000" w:rsidDel="00000000" w:rsidP="00000000" w:rsidRDefault="00000000" w:rsidRPr="00000000" w14:paraId="0000063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&lt;artifactId&gt;appengine-maven-plugin&lt;/artifactId&gt;</w:t>
            </w:r>
          </w:p>
          <w:p w:rsidR="00000000" w:rsidDel="00000000" w:rsidP="00000000" w:rsidRDefault="00000000" w:rsidRPr="00000000" w14:paraId="0000063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&lt;version&gt;1.3.1&lt;/version&gt;</w:t>
            </w:r>
          </w:p>
          <w:p w:rsidR="00000000" w:rsidDel="00000000" w:rsidP="00000000" w:rsidRDefault="00000000" w:rsidRPr="00000000" w14:paraId="0000063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&lt;configuration&gt;</w:t>
            </w:r>
          </w:p>
          <w:p w:rsidR="00000000" w:rsidDel="00000000" w:rsidP="00000000" w:rsidRDefault="00000000" w:rsidRPr="00000000" w14:paraId="0000063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&lt;version&gt;1&lt;/version&gt;</w:t>
            </w:r>
          </w:p>
          <w:p w:rsidR="00000000" w:rsidDel="00000000" w:rsidP="00000000" w:rsidRDefault="00000000" w:rsidRPr="00000000" w14:paraId="0000063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&lt;/configuration&gt;</w:t>
            </w:r>
          </w:p>
          <w:p w:rsidR="00000000" w:rsidDel="00000000" w:rsidP="00000000" w:rsidRDefault="00000000" w:rsidRPr="00000000" w14:paraId="0000063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&lt;/plugin&gt;</w:t>
            </w:r>
          </w:p>
          <w:p w:rsidR="00000000" w:rsidDel="00000000" w:rsidP="00000000" w:rsidRDefault="00000000" w:rsidRPr="00000000" w14:paraId="0000064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&lt;/plugins&gt;</w:t>
            </w:r>
          </w:p>
          <w:p w:rsidR="00000000" w:rsidDel="00000000" w:rsidP="00000000" w:rsidRDefault="00000000" w:rsidRPr="00000000" w14:paraId="0000064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&lt;/build&gt;</w:t>
            </w:r>
          </w:p>
          <w:p w:rsidR="00000000" w:rsidDel="00000000" w:rsidP="00000000" w:rsidRDefault="00000000" w:rsidRPr="00000000" w14:paraId="0000064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2. Create a WEB-INF directory in Guestbook Service.</w:t>
      </w:r>
    </w:p>
    <w:p w:rsidR="00000000" w:rsidDel="00000000" w:rsidP="00000000" w:rsidRDefault="00000000" w:rsidRPr="00000000" w14:paraId="00000645">
      <w:pPr>
        <w:rPr/>
      </w:pPr>
      <w:r w:rsidDel="00000000" w:rsidR="00000000" w:rsidRPr="00000000">
        <w:rPr>
          <w:rtl w:val="0"/>
        </w:rPr>
      </w:r>
    </w:p>
    <w:tbl>
      <w:tblPr>
        <w:tblStyle w:val="Table12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mkdir -p ~/guestbook-service/src/main/webapp/WEB-INF/</w:t>
            </w:r>
          </w:p>
        </w:tc>
      </w:tr>
    </w:tbl>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t xml:space="preserve">3. Add the </w:t>
      </w:r>
      <w:r w:rsidDel="00000000" w:rsidR="00000000" w:rsidRPr="00000000">
        <w:rPr>
          <w:rFonts w:ascii="Courier New" w:cs="Courier New" w:eastAsia="Courier New" w:hAnsi="Courier New"/>
          <w:rtl w:val="0"/>
        </w:rPr>
        <w:t xml:space="preserve">appengine-web.xml</w:t>
      </w:r>
      <w:r w:rsidDel="00000000" w:rsidR="00000000" w:rsidRPr="00000000">
        <w:rPr>
          <w:rtl w:val="0"/>
        </w:rPr>
        <w:t xml:space="preserve"> that is needed to deploy to App Engine.</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guestbook-service/src/main/webapp/WEB-INF/appengine-web.xml</w:t>
      </w:r>
    </w:p>
    <w:tbl>
      <w:tblPr>
        <w:tblStyle w:val="Table12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&lt;appengine-web-app xmlns="</w:t>
            </w:r>
            <w:hyperlink r:id="rId54">
              <w:r w:rsidDel="00000000" w:rsidR="00000000" w:rsidRPr="00000000">
                <w:rPr>
                  <w:rFonts w:ascii="Courier New" w:cs="Courier New" w:eastAsia="Courier New" w:hAnsi="Courier New"/>
                  <w:b w:val="1"/>
                  <w:color w:val="1155cc"/>
                  <w:u w:val="single"/>
                  <w:rtl w:val="0"/>
                </w:rPr>
                <w:t xml:space="preserve">http://appengine.google.com/ns/1.0</w:t>
              </w:r>
            </w:hyperlink>
            <w:r w:rsidDel="00000000" w:rsidR="00000000" w:rsidRPr="00000000">
              <w:rPr>
                <w:rFonts w:ascii="Courier New" w:cs="Courier New" w:eastAsia="Courier New" w:hAnsi="Courier New"/>
                <w:b w:val="1"/>
                <w:rtl w:val="0"/>
              </w:rPr>
              <w:t xml:space="preserve">"&gt;</w:t>
            </w:r>
          </w:p>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&lt;service&gt;guestbook-service&lt;/service&gt;</w:t>
            </w:r>
          </w:p>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&lt;version&gt;1&lt;/version&gt;</w:t>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&lt;threadsafe&gt;true&lt;/threadsafe&gt;</w:t>
            </w:r>
          </w:p>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&lt;runtime&gt;java8&lt;/runtime&gt;</w:t>
            </w:r>
          </w:p>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&lt;instance-class&gt;B4_1G&lt;/instance-class&gt;</w:t>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&lt;manual-scaling&gt;</w:t>
            </w:r>
          </w:p>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&lt;instances&gt;2&lt;/instances&gt;</w:t>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&lt;/manual-scaling&gt;</w:t>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&lt;system-properties&gt;</w:t>
            </w:r>
          </w:p>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&lt;property name="spring.profiles.active" value="cloud" /&gt;</w:t>
            </w:r>
          </w:p>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&lt;/system-properties&gt;</w:t>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&lt;/appengine-web-app&gt;</w:t>
            </w:r>
          </w:p>
        </w:tc>
      </w:tr>
    </w:tbl>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pStyle w:val="Heading2"/>
        <w:rPr/>
      </w:pPr>
      <w:bookmarkStart w:colFirst="0" w:colLast="0" w:name="_oid785qzx176" w:id="73"/>
      <w:bookmarkEnd w:id="73"/>
      <w:r w:rsidDel="00000000" w:rsidR="00000000" w:rsidRPr="00000000">
        <w:rPr>
          <w:rtl w:val="0"/>
        </w:rPr>
        <w:t xml:space="preserve">Task 6 - Deploy Backend to App Engine</w:t>
      </w:r>
    </w:p>
    <w:p w:rsidR="00000000" w:rsidDel="00000000" w:rsidP="00000000" w:rsidRDefault="00000000" w:rsidRPr="00000000" w14:paraId="0000065A">
      <w:pPr>
        <w:rPr/>
      </w:pPr>
      <w:r w:rsidDel="00000000" w:rsidR="00000000" w:rsidRPr="00000000">
        <w:rPr>
          <w:rtl w:val="0"/>
        </w:rPr>
        <w:t xml:space="preserve">1. Use Maven to deploy the application to App Engine.</w:t>
      </w:r>
    </w:p>
    <w:p w:rsidR="00000000" w:rsidDel="00000000" w:rsidP="00000000" w:rsidRDefault="00000000" w:rsidRPr="00000000" w14:paraId="0000065B">
      <w:pPr>
        <w:rPr/>
      </w:pPr>
      <w:r w:rsidDel="00000000" w:rsidR="00000000" w:rsidRPr="00000000">
        <w:rPr>
          <w:rtl w:val="0"/>
        </w:rPr>
      </w:r>
    </w:p>
    <w:tbl>
      <w:tblPr>
        <w:tblStyle w:val="Table12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~/guestbook-service</w:t>
            </w:r>
          </w:p>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appengine:deploy -DskipTests</w:t>
            </w:r>
          </w:p>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 Deployed service [guestbook-service] to [</w:t>
            </w:r>
            <w:r w:rsidDel="00000000" w:rsidR="00000000" w:rsidRPr="00000000">
              <w:rPr>
                <w:rFonts w:ascii="Courier New" w:cs="Courier New" w:eastAsia="Courier New" w:hAnsi="Courier New"/>
                <w:i w:val="1"/>
                <w:rtl w:val="0"/>
              </w:rPr>
              <w:t xml:space="preserve">https://guestbook-service-dot-PROJECT_ID.appspot.com</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w:t>
            </w:r>
          </w:p>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 You can stream logs from the command line by running:</w:t>
            </w:r>
          </w:p>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   $ gcloud app logs tail -s guestbook-service</w:t>
            </w:r>
          </w:p>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w:t>
            </w:r>
          </w:p>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 To view your application in the web browser run:</w:t>
            </w:r>
          </w:p>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   $ gcloud app browse -s guestbook-service</w:t>
            </w:r>
          </w:p>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t xml:space="preserve">2. Find the deployed backend URL.</w:t>
      </w:r>
    </w:p>
    <w:p w:rsidR="00000000" w:rsidDel="00000000" w:rsidP="00000000" w:rsidRDefault="00000000" w:rsidRPr="00000000" w14:paraId="00000669">
      <w:pPr>
        <w:rPr/>
      </w:pPr>
      <w:r w:rsidDel="00000000" w:rsidR="00000000" w:rsidRPr="00000000">
        <w:rPr>
          <w:rtl w:val="0"/>
        </w:rPr>
      </w:r>
    </w:p>
    <w:tbl>
      <w:tblPr>
        <w:tblStyle w:val="Table12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app browse -s guestbook-service</w:t>
            </w:r>
          </w:p>
          <w:p w:rsidR="00000000" w:rsidDel="00000000" w:rsidP="00000000" w:rsidRDefault="00000000" w:rsidRPr="00000000" w14:paraId="0000066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Did not detect your browser. Go to this link to view your app:</w:t>
            </w:r>
          </w:p>
          <w:p w:rsidR="00000000" w:rsidDel="00000000" w:rsidP="00000000" w:rsidRDefault="00000000" w:rsidRPr="00000000" w14:paraId="0000066C">
            <w:pPr>
              <w:widowControl w:val="0"/>
              <w:spacing w:line="240" w:lineRule="auto"/>
              <w:jc w:val="left"/>
              <w:rPr>
                <w:rFonts w:ascii="Courier New" w:cs="Courier New" w:eastAsia="Courier New" w:hAnsi="Courier New"/>
              </w:rPr>
            </w:pPr>
            <w:r w:rsidDel="00000000" w:rsidR="00000000" w:rsidRPr="00000000">
              <w:rPr>
                <w:rFonts w:ascii="Fira Mono" w:cs="Fira Mono" w:eastAsia="Fira Mono" w:hAnsi="Fira Mono"/>
                <w:rtl w:val="0"/>
              </w:rPr>
              <w:t xml:space="preserve">https://guestbook-service-dot-....appspot.com ← This is your URL!</w:t>
            </w:r>
          </w:p>
        </w:tc>
      </w:tr>
    </w:tbl>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t xml:space="preserve">3. Navigate to your Guestbook Service's URL, and see the following.</w:t>
      </w:r>
    </w:p>
    <w:p w:rsidR="00000000" w:rsidDel="00000000" w:rsidP="00000000" w:rsidRDefault="00000000" w:rsidRPr="00000000" w14:paraId="0000066F">
      <w:pPr>
        <w:rPr/>
      </w:pPr>
      <w:r w:rsidDel="00000000" w:rsidR="00000000" w:rsidRPr="00000000">
        <w:rPr/>
        <w:drawing>
          <wp:inline distB="114300" distT="114300" distL="114300" distR="114300">
            <wp:extent cx="6858000" cy="1384300"/>
            <wp:effectExtent b="0" l="0" r="0" t="0"/>
            <wp:docPr id="15"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6858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jc w:val="left"/>
        <w:rPr/>
      </w:pPr>
      <w:r w:rsidDel="00000000" w:rsidR="00000000" w:rsidRPr="00000000">
        <w:rPr>
          <w:rtl w:val="0"/>
        </w:rPr>
        <w:t xml:space="preserve">4. Follow the </w:t>
      </w:r>
      <w:r w:rsidDel="00000000" w:rsidR="00000000" w:rsidRPr="00000000">
        <w:rPr>
          <w:rFonts w:ascii="Courier New" w:cs="Courier New" w:eastAsia="Courier New" w:hAnsi="Courier New"/>
          <w:rtl w:val="0"/>
        </w:rPr>
        <w:t xml:space="preserve">href</w:t>
      </w:r>
      <w:r w:rsidDel="00000000" w:rsidR="00000000" w:rsidRPr="00000000">
        <w:rPr>
          <w:rtl w:val="0"/>
        </w:rPr>
        <w:t xml:space="preserve"> links to see all of the messages, e.g.: </w:t>
      </w:r>
      <w:hyperlink r:id="rId56">
        <w:r w:rsidDel="00000000" w:rsidR="00000000" w:rsidRPr="00000000">
          <w:rPr>
            <w:color w:val="1155cc"/>
            <w:u w:val="single"/>
            <w:rtl w:val="0"/>
          </w:rPr>
          <w:t xml:space="preserve">https://guestbook-service-dot-PROJECT.appspot.com/guestbookMessages</w:t>
        </w:r>
      </w:hyperlink>
      <w:r w:rsidDel="00000000" w:rsidR="00000000" w:rsidRPr="00000000">
        <w:rPr>
          <w:rtl w:val="0"/>
        </w:rPr>
        <w:t xml:space="preserve">, and see the past messages you created (since it's connecting to the same CloudSQL instance.</w:t>
      </w:r>
    </w:p>
    <w:p w:rsidR="00000000" w:rsidDel="00000000" w:rsidP="00000000" w:rsidRDefault="00000000" w:rsidRPr="00000000" w14:paraId="00000672">
      <w:pPr>
        <w:jc w:val="left"/>
        <w:rPr/>
      </w:pPr>
      <w:r w:rsidDel="00000000" w:rsidR="00000000" w:rsidRPr="00000000">
        <w:rPr>
          <w:rtl w:val="0"/>
        </w:rPr>
      </w:r>
    </w:p>
    <w:p w:rsidR="00000000" w:rsidDel="00000000" w:rsidP="00000000" w:rsidRDefault="00000000" w:rsidRPr="00000000" w14:paraId="00000673">
      <w:pPr>
        <w:jc w:val="left"/>
        <w:rPr/>
      </w:pPr>
      <w:r w:rsidDel="00000000" w:rsidR="00000000" w:rsidRPr="00000000">
        <w:rPr/>
        <w:drawing>
          <wp:inline distB="114300" distT="114300" distL="114300" distR="114300">
            <wp:extent cx="6858000" cy="3937000"/>
            <wp:effectExtent b="0" l="0" r="0" t="0"/>
            <wp:docPr id="19"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68580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jc w:val="left"/>
        <w:rPr/>
      </w:pPr>
      <w:r w:rsidDel="00000000" w:rsidR="00000000" w:rsidRPr="00000000">
        <w:rPr>
          <w:rtl w:val="0"/>
        </w:rPr>
      </w:r>
    </w:p>
    <w:p w:rsidR="00000000" w:rsidDel="00000000" w:rsidP="00000000" w:rsidRDefault="00000000" w:rsidRPr="00000000" w14:paraId="00000675">
      <w:pPr>
        <w:pStyle w:val="Heading1"/>
        <w:jc w:val="left"/>
        <w:rPr/>
      </w:pPr>
      <w:bookmarkStart w:colFirst="0" w:colLast="0" w:name="_v6r3knasjp1t" w:id="74"/>
      <w:bookmarkEnd w:id="74"/>
      <w:r w:rsidDel="00000000" w:rsidR="00000000" w:rsidRPr="00000000">
        <w:rPr>
          <w:rtl w:val="0"/>
        </w:rPr>
        <w:t xml:space="preserve">Lab </w:t>
      </w:r>
      <w:r w:rsidDel="00000000" w:rsidR="00000000" w:rsidRPr="00000000">
        <w:rPr>
          <w:rtl w:val="0"/>
        </w:rPr>
        <w:t xml:space="preserve">9 - DevOps in the Cloud</w:t>
      </w:r>
      <w:r w:rsidDel="00000000" w:rsidR="00000000" w:rsidRPr="00000000">
        <w:rPr>
          <w:rtl w:val="0"/>
        </w:rPr>
      </w:r>
    </w:p>
    <w:p w:rsidR="00000000" w:rsidDel="00000000" w:rsidP="00000000" w:rsidRDefault="00000000" w:rsidRPr="00000000" w14:paraId="00000676">
      <w:pPr>
        <w:jc w:val="left"/>
        <w:rPr/>
      </w:pPr>
      <w:r w:rsidDel="00000000" w:rsidR="00000000" w:rsidRPr="00000000">
        <w:rPr>
          <w:color w:val="b7b7b7"/>
          <w:rtl w:val="0"/>
        </w:rPr>
        <w:t xml:space="preserve">Duration: 1:00:00</w:t>
      </w:r>
      <w:r w:rsidDel="00000000" w:rsidR="00000000" w:rsidRPr="00000000">
        <w:rPr>
          <w:rtl w:val="0"/>
        </w:rPr>
      </w:r>
    </w:p>
    <w:p w:rsidR="00000000" w:rsidDel="00000000" w:rsidP="00000000" w:rsidRDefault="00000000" w:rsidRPr="00000000" w14:paraId="00000677">
      <w:pPr>
        <w:pStyle w:val="Heading2"/>
        <w:rPr/>
      </w:pPr>
      <w:bookmarkStart w:colFirst="0" w:colLast="0" w:name="_bu45f2nmcszj" w:id="75"/>
      <w:bookmarkEnd w:id="75"/>
      <w:r w:rsidDel="00000000" w:rsidR="00000000" w:rsidRPr="00000000">
        <w:rPr>
          <w:rtl w:val="0"/>
        </w:rPr>
        <w:t xml:space="preserve">Task 1 - Logging</w:t>
      </w:r>
    </w:p>
    <w:p w:rsidR="00000000" w:rsidDel="00000000" w:rsidP="00000000" w:rsidRDefault="00000000" w:rsidRPr="00000000" w14:paraId="00000678">
      <w:pPr>
        <w:rPr/>
      </w:pPr>
      <w:r w:rsidDel="00000000" w:rsidR="00000000" w:rsidRPr="00000000">
        <w:rPr>
          <w:rtl w:val="0"/>
        </w:rPr>
        <w:t xml:space="preserve">1. Open a new browser tab and navigate to the Google Cloud Platform console.</w:t>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t xml:space="preserve">2. Navigate to </w:t>
      </w:r>
      <w:r w:rsidDel="00000000" w:rsidR="00000000" w:rsidRPr="00000000">
        <w:rPr>
          <w:rFonts w:ascii="Arial Unicode MS" w:cs="Arial Unicode MS" w:eastAsia="Arial Unicode MS" w:hAnsi="Arial Unicode MS"/>
          <w:b w:val="1"/>
          <w:rtl w:val="0"/>
        </w:rPr>
        <w:t xml:space="preserve">Stackdriver → Logs</w:t>
      </w:r>
      <w:r w:rsidDel="00000000" w:rsidR="00000000" w:rsidRPr="00000000">
        <w:rPr>
          <w:rtl w:val="0"/>
        </w:rPr>
        <w:t xml:space="preserve">.</w:t>
      </w:r>
    </w:p>
    <w:p w:rsidR="00000000" w:rsidDel="00000000" w:rsidP="00000000" w:rsidRDefault="00000000" w:rsidRPr="00000000" w14:paraId="0000067B">
      <w:pPr>
        <w:jc w:val="center"/>
        <w:rPr>
          <w:b w:val="1"/>
        </w:rPr>
      </w:pPr>
      <w:r w:rsidDel="00000000" w:rsidR="00000000" w:rsidRPr="00000000">
        <w:rPr>
          <w:b w:val="1"/>
        </w:rPr>
        <w:drawing>
          <wp:inline distB="114300" distT="114300" distL="114300" distR="114300">
            <wp:extent cx="3671888" cy="2565221"/>
            <wp:effectExtent b="0" l="0" r="0" t="0"/>
            <wp:docPr id="20"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3671888" cy="2565221"/>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jc w:val="center"/>
        <w:rPr>
          <w:b w:val="1"/>
        </w:rPr>
      </w:pPr>
      <w:r w:rsidDel="00000000" w:rsidR="00000000" w:rsidRPr="00000000">
        <w:rPr>
          <w:rtl w:val="0"/>
        </w:rPr>
      </w:r>
    </w:p>
    <w:p w:rsidR="00000000" w:rsidDel="00000000" w:rsidP="00000000" w:rsidRDefault="00000000" w:rsidRPr="00000000" w14:paraId="0000067D">
      <w:pPr>
        <w:jc w:val="left"/>
        <w:rPr/>
      </w:pPr>
      <w:r w:rsidDel="00000000" w:rsidR="00000000" w:rsidRPr="00000000">
        <w:rPr>
          <w:rtl w:val="0"/>
        </w:rPr>
        <w:t xml:space="preserve">3. In the log drop down, select </w:t>
      </w:r>
      <w:r w:rsidDel="00000000" w:rsidR="00000000" w:rsidRPr="00000000">
        <w:rPr>
          <w:rFonts w:ascii="Arial Unicode MS" w:cs="Arial Unicode MS" w:eastAsia="Arial Unicode MS" w:hAnsi="Arial Unicode MS"/>
          <w:b w:val="1"/>
          <w:rtl w:val="0"/>
        </w:rPr>
        <w:t xml:space="preserve">GAE Application → Default Service → 1 (100%)</w:t>
      </w:r>
      <w:r w:rsidDel="00000000" w:rsidR="00000000" w:rsidRPr="00000000">
        <w:rPr>
          <w:rtl w:val="0"/>
        </w:rPr>
        <w:t xml:space="preserve">.</w:t>
      </w:r>
    </w:p>
    <w:p w:rsidR="00000000" w:rsidDel="00000000" w:rsidP="00000000" w:rsidRDefault="00000000" w:rsidRPr="00000000" w14:paraId="0000067E">
      <w:pPr>
        <w:jc w:val="left"/>
        <w:rPr>
          <w:b w:val="1"/>
        </w:rPr>
      </w:pPr>
      <w:r w:rsidDel="00000000" w:rsidR="00000000" w:rsidRPr="00000000">
        <w:rPr>
          <w:b w:val="1"/>
        </w:rPr>
        <w:drawing>
          <wp:inline distB="114300" distT="114300" distL="114300" distR="114300">
            <wp:extent cx="6858000" cy="3644900"/>
            <wp:effectExtent b="0" l="0" r="0" t="0"/>
            <wp:docPr id="16"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68580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jc w:val="left"/>
        <w:rPr>
          <w:b w:val="1"/>
        </w:rPr>
      </w:pPr>
      <w:r w:rsidDel="00000000" w:rsidR="00000000" w:rsidRPr="00000000">
        <w:rPr>
          <w:rtl w:val="0"/>
        </w:rPr>
      </w:r>
    </w:p>
    <w:p w:rsidR="00000000" w:rsidDel="00000000" w:rsidP="00000000" w:rsidRDefault="00000000" w:rsidRPr="00000000" w14:paraId="00000680">
      <w:pPr>
        <w:jc w:val="left"/>
        <w:rPr/>
      </w:pPr>
      <w:r w:rsidDel="00000000" w:rsidR="00000000" w:rsidRPr="00000000">
        <w:rPr>
          <w:rtl w:val="0"/>
        </w:rPr>
        <w:t xml:space="preserve">4. This is the log from the application. If you output a log message, it'll be grouped by the request.  When the application first starts up, the log messages are grouped under </w:t>
      </w:r>
      <w:r w:rsidDel="00000000" w:rsidR="00000000" w:rsidRPr="00000000">
        <w:rPr>
          <w:rFonts w:ascii="Courier New" w:cs="Courier New" w:eastAsia="Courier New" w:hAnsi="Courier New"/>
          <w:rtl w:val="0"/>
        </w:rPr>
        <w:t xml:space="preserve">/_ah/start</w:t>
      </w:r>
      <w:r w:rsidDel="00000000" w:rsidR="00000000" w:rsidRPr="00000000">
        <w:rPr>
          <w:rtl w:val="0"/>
        </w:rPr>
        <w:t xml:space="preserve"> request.</w:t>
      </w:r>
    </w:p>
    <w:p w:rsidR="00000000" w:rsidDel="00000000" w:rsidP="00000000" w:rsidRDefault="00000000" w:rsidRPr="00000000" w14:paraId="00000681">
      <w:pPr>
        <w:jc w:val="left"/>
        <w:rPr/>
      </w:pPr>
      <w:r w:rsidDel="00000000" w:rsidR="00000000" w:rsidRPr="00000000">
        <w:rPr>
          <w:rtl w:val="0"/>
        </w:rPr>
      </w:r>
    </w:p>
    <w:p w:rsidR="00000000" w:rsidDel="00000000" w:rsidP="00000000" w:rsidRDefault="00000000" w:rsidRPr="00000000" w14:paraId="00000682">
      <w:pPr>
        <w:jc w:val="left"/>
        <w:rPr/>
      </w:pPr>
      <w:r w:rsidDel="00000000" w:rsidR="00000000" w:rsidRPr="00000000">
        <w:rPr>
          <w:rtl w:val="0"/>
        </w:rPr>
        <w:t xml:space="preserve">5. Expand one of the entries and see what's there.</w:t>
      </w:r>
    </w:p>
    <w:p w:rsidR="00000000" w:rsidDel="00000000" w:rsidP="00000000" w:rsidRDefault="00000000" w:rsidRPr="00000000" w14:paraId="00000683">
      <w:pPr>
        <w:jc w:val="left"/>
        <w:rPr/>
      </w:pPr>
      <w:r w:rsidDel="00000000" w:rsidR="00000000" w:rsidRPr="00000000">
        <w:rPr/>
        <w:drawing>
          <wp:inline distB="114300" distT="114300" distL="114300" distR="114300">
            <wp:extent cx="6858000" cy="2463800"/>
            <wp:effectExtent b="0" l="0" r="0" t="0"/>
            <wp:docPr id="50" name="image58.png"/>
            <a:graphic>
              <a:graphicData uri="http://schemas.openxmlformats.org/drawingml/2006/picture">
                <pic:pic>
                  <pic:nvPicPr>
                    <pic:cNvPr id="0" name="image58.png"/>
                    <pic:cNvPicPr preferRelativeResize="0"/>
                  </pic:nvPicPr>
                  <pic:blipFill>
                    <a:blip r:embed="rId60"/>
                    <a:srcRect b="0" l="0" r="0" t="0"/>
                    <a:stretch>
                      <a:fillRect/>
                    </a:stretch>
                  </pic:blipFill>
                  <pic:spPr>
                    <a:xfrm>
                      <a:off x="0" y="0"/>
                      <a:ext cx="6858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pStyle w:val="Heading2"/>
        <w:rPr/>
      </w:pPr>
      <w:bookmarkStart w:colFirst="0" w:colLast="0" w:name="_g8gf5gw479zg" w:id="76"/>
      <w:bookmarkEnd w:id="76"/>
      <w:r w:rsidDel="00000000" w:rsidR="00000000" w:rsidRPr="00000000">
        <w:rPr>
          <w:rtl w:val="0"/>
        </w:rPr>
        <w:t xml:space="preserve">Task 2 - Debugging</w:t>
      </w:r>
    </w:p>
    <w:p w:rsidR="00000000" w:rsidDel="00000000" w:rsidP="00000000" w:rsidRDefault="00000000" w:rsidRPr="00000000" w14:paraId="00000685">
      <w:pPr>
        <w:rPr/>
      </w:pPr>
      <w:r w:rsidDel="00000000" w:rsidR="00000000" w:rsidRPr="00000000">
        <w:rPr>
          <w:rtl w:val="0"/>
        </w:rPr>
        <w:t xml:space="preserve">1. Navigate to </w:t>
      </w:r>
      <w:r w:rsidDel="00000000" w:rsidR="00000000" w:rsidRPr="00000000">
        <w:rPr>
          <w:rFonts w:ascii="Arial Unicode MS" w:cs="Arial Unicode MS" w:eastAsia="Arial Unicode MS" w:hAnsi="Arial Unicode MS"/>
          <w:b w:val="1"/>
          <w:rtl w:val="0"/>
        </w:rPr>
        <w:t xml:space="preserve">Stackdriver → Debug</w:t>
      </w:r>
      <w:r w:rsidDel="00000000" w:rsidR="00000000" w:rsidRPr="00000000">
        <w:rPr>
          <w:rtl w:val="0"/>
        </w:rPr>
        <w:t xml:space="preserve">.  On the top, you can see the different App Engine deployments currently running.</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t xml:space="preserve">2. Select the </w:t>
      </w:r>
      <w:r w:rsidDel="00000000" w:rsidR="00000000" w:rsidRPr="00000000">
        <w:rPr>
          <w:b w:val="1"/>
          <w:rtl w:val="0"/>
        </w:rPr>
        <w:t xml:space="preserve">default - 1 (100%)</w:t>
      </w:r>
      <w:r w:rsidDel="00000000" w:rsidR="00000000" w:rsidRPr="00000000">
        <w:rPr>
          <w:rtl w:val="0"/>
        </w:rPr>
        <w:t xml:space="preserve"> from the drop down.</w:t>
      </w:r>
    </w:p>
    <w:p w:rsidR="00000000" w:rsidDel="00000000" w:rsidP="00000000" w:rsidRDefault="00000000" w:rsidRPr="00000000" w14:paraId="00000688">
      <w:pPr>
        <w:jc w:val="center"/>
        <w:rPr/>
      </w:pPr>
      <w:r w:rsidDel="00000000" w:rsidR="00000000" w:rsidRPr="00000000">
        <w:rPr/>
        <w:drawing>
          <wp:inline distB="114300" distT="114300" distL="114300" distR="114300">
            <wp:extent cx="4767263" cy="1165331"/>
            <wp:effectExtent b="0" l="0" r="0" t="0"/>
            <wp:docPr id="25"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4767263" cy="1165331"/>
                    </a:xfrm>
                    <a:prstGeom prst="rect"/>
                    <a:ln/>
                  </pic:spPr>
                </pic:pic>
              </a:graphicData>
            </a:graphic>
          </wp:inline>
        </w:drawing>
      </w:r>
      <w:r w:rsidDel="00000000" w:rsidR="00000000" w:rsidRPr="00000000">
        <w:rPr>
          <w:rtl w:val="0"/>
        </w:rPr>
      </w:r>
    </w:p>
    <w:p w:rsidR="00000000" w:rsidDel="00000000" w:rsidP="00000000" w:rsidRDefault="00000000" w:rsidRPr="00000000" w14:paraId="00000689">
      <w:pPr>
        <w:jc w:val="center"/>
        <w:rPr/>
      </w:pPr>
      <w:r w:rsidDel="00000000" w:rsidR="00000000" w:rsidRPr="00000000">
        <w:rPr>
          <w:rtl w:val="0"/>
        </w:rPr>
      </w:r>
    </w:p>
    <w:p w:rsidR="00000000" w:rsidDel="00000000" w:rsidP="00000000" w:rsidRDefault="00000000" w:rsidRPr="00000000" w14:paraId="0000068A">
      <w:pPr>
        <w:jc w:val="left"/>
        <w:rPr/>
      </w:pPr>
      <w:r w:rsidDel="00000000" w:rsidR="00000000" w:rsidRPr="00000000">
        <w:rPr>
          <w:rtl w:val="0"/>
        </w:rPr>
        <w:t xml:space="preserve">3. However, there is no source code that we can use for debugging.</w:t>
      </w:r>
    </w:p>
    <w:p w:rsidR="00000000" w:rsidDel="00000000" w:rsidP="00000000" w:rsidRDefault="00000000" w:rsidRPr="00000000" w14:paraId="0000068B">
      <w:pPr>
        <w:jc w:val="left"/>
        <w:rPr/>
      </w:pPr>
      <w:r w:rsidDel="00000000" w:rsidR="00000000" w:rsidRPr="00000000">
        <w:rPr>
          <w:rtl w:val="0"/>
        </w:rPr>
      </w:r>
    </w:p>
    <w:p w:rsidR="00000000" w:rsidDel="00000000" w:rsidP="00000000" w:rsidRDefault="00000000" w:rsidRPr="00000000" w14:paraId="0000068C">
      <w:pPr>
        <w:jc w:val="left"/>
        <w:rPr/>
      </w:pPr>
      <w:r w:rsidDel="00000000" w:rsidR="00000000" w:rsidRPr="00000000">
        <w:rPr>
          <w:rtl w:val="0"/>
        </w:rPr>
        <w:t xml:space="preserve">4. Navigate to </w:t>
      </w:r>
      <w:r w:rsidDel="00000000" w:rsidR="00000000" w:rsidRPr="00000000">
        <w:rPr>
          <w:rFonts w:ascii="Arial Unicode MS" w:cs="Arial Unicode MS" w:eastAsia="Arial Unicode MS" w:hAnsi="Arial Unicode MS"/>
          <w:b w:val="1"/>
          <w:rtl w:val="0"/>
        </w:rPr>
        <w:t xml:space="preserve">Deployed Files → Add source code</w:t>
      </w:r>
      <w:r w:rsidDel="00000000" w:rsidR="00000000" w:rsidRPr="00000000">
        <w:rPr>
          <w:rtl w:val="0"/>
        </w:rPr>
        <w:t xml:space="preserve">.</w:t>
      </w:r>
    </w:p>
    <w:p w:rsidR="00000000" w:rsidDel="00000000" w:rsidP="00000000" w:rsidRDefault="00000000" w:rsidRPr="00000000" w14:paraId="0000068D">
      <w:pPr>
        <w:jc w:val="center"/>
        <w:rPr/>
      </w:pPr>
      <w:r w:rsidDel="00000000" w:rsidR="00000000" w:rsidRPr="00000000">
        <w:rPr/>
        <w:drawing>
          <wp:inline distB="114300" distT="114300" distL="114300" distR="114300">
            <wp:extent cx="4060031" cy="1624013"/>
            <wp:effectExtent b="0" l="0" r="0" t="0"/>
            <wp:docPr id="24" name="image16.png"/>
            <a:graphic>
              <a:graphicData uri="http://schemas.openxmlformats.org/drawingml/2006/picture">
                <pic:pic>
                  <pic:nvPicPr>
                    <pic:cNvPr id="0" name="image16.png"/>
                    <pic:cNvPicPr preferRelativeResize="0"/>
                  </pic:nvPicPr>
                  <pic:blipFill>
                    <a:blip r:embed="rId62"/>
                    <a:srcRect b="0" l="0" r="0" t="0"/>
                    <a:stretch>
                      <a:fillRect/>
                    </a:stretch>
                  </pic:blipFill>
                  <pic:spPr>
                    <a:xfrm>
                      <a:off x="0" y="0"/>
                      <a:ext cx="4060031"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68E">
      <w:pPr>
        <w:jc w:val="center"/>
        <w:rPr/>
      </w:pPr>
      <w:r w:rsidDel="00000000" w:rsidR="00000000" w:rsidRPr="00000000">
        <w:rPr>
          <w:rtl w:val="0"/>
        </w:rPr>
      </w:r>
    </w:p>
    <w:p w:rsidR="00000000" w:rsidDel="00000000" w:rsidP="00000000" w:rsidRDefault="00000000" w:rsidRPr="00000000" w14:paraId="0000068F">
      <w:pPr>
        <w:jc w:val="left"/>
        <w:rPr/>
      </w:pPr>
      <w:r w:rsidDel="00000000" w:rsidR="00000000" w:rsidRPr="00000000">
        <w:rPr>
          <w:rtl w:val="0"/>
        </w:rPr>
        <w:t xml:space="preserve">5. There are a number of different ways to provide the source code to the Stackdriver Debugger.</w:t>
      </w:r>
    </w:p>
    <w:p w:rsidR="00000000" w:rsidDel="00000000" w:rsidP="00000000" w:rsidRDefault="00000000" w:rsidRPr="00000000" w14:paraId="00000690">
      <w:pPr>
        <w:jc w:val="left"/>
        <w:rPr/>
      </w:pPr>
      <w:r w:rsidDel="00000000" w:rsidR="00000000" w:rsidRPr="00000000">
        <w:rPr>
          <w:rtl w:val="0"/>
        </w:rPr>
      </w:r>
    </w:p>
    <w:p w:rsidR="00000000" w:rsidDel="00000000" w:rsidP="00000000" w:rsidRDefault="00000000" w:rsidRPr="00000000" w14:paraId="00000691">
      <w:pPr>
        <w:jc w:val="left"/>
        <w:rPr>
          <w:rFonts w:ascii="Roboto" w:cs="Roboto" w:eastAsia="Roboto" w:hAnsi="Roboto"/>
          <w:sz w:val="21"/>
          <w:szCs w:val="21"/>
        </w:rPr>
      </w:pPr>
      <w:r w:rsidDel="00000000" w:rsidR="00000000" w:rsidRPr="00000000">
        <w:rPr>
          <w:rtl w:val="0"/>
        </w:rPr>
        <w:t xml:space="preserve">6. Scroll down to the end to find the section </w:t>
      </w:r>
      <w:r w:rsidDel="00000000" w:rsidR="00000000" w:rsidRPr="00000000">
        <w:rPr>
          <w:rFonts w:ascii="Roboto" w:cs="Roboto" w:eastAsia="Roboto" w:hAnsi="Roboto"/>
          <w:b w:val="1"/>
          <w:sz w:val="21"/>
          <w:szCs w:val="21"/>
          <w:rtl w:val="0"/>
        </w:rPr>
        <w:t xml:space="preserve">Upload a source code capture to Google servers</w:t>
      </w:r>
      <w:r w:rsidDel="00000000" w:rsidR="00000000" w:rsidRPr="00000000">
        <w:rPr>
          <w:rFonts w:ascii="Roboto" w:cs="Roboto" w:eastAsia="Roboto" w:hAnsi="Roboto"/>
          <w:sz w:val="21"/>
          <w:szCs w:val="21"/>
          <w:rtl w:val="0"/>
        </w:rPr>
        <w:t xml:space="preserve">. Note the command line.</w:t>
      </w:r>
    </w:p>
    <w:p w:rsidR="00000000" w:rsidDel="00000000" w:rsidP="00000000" w:rsidRDefault="00000000" w:rsidRPr="00000000" w14:paraId="00000692">
      <w:pPr>
        <w:jc w:val="cente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214938" cy="1137146"/>
            <wp:effectExtent b="0" l="0" r="0" t="0"/>
            <wp:docPr id="47" name="image51.png"/>
            <a:graphic>
              <a:graphicData uri="http://schemas.openxmlformats.org/drawingml/2006/picture">
                <pic:pic>
                  <pic:nvPicPr>
                    <pic:cNvPr id="0" name="image51.png"/>
                    <pic:cNvPicPr preferRelativeResize="0"/>
                  </pic:nvPicPr>
                  <pic:blipFill>
                    <a:blip r:embed="rId63"/>
                    <a:srcRect b="0" l="0" r="0" t="0"/>
                    <a:stretch>
                      <a:fillRect/>
                    </a:stretch>
                  </pic:blipFill>
                  <pic:spPr>
                    <a:xfrm>
                      <a:off x="0" y="0"/>
                      <a:ext cx="5214938" cy="1137146"/>
                    </a:xfrm>
                    <a:prstGeom prst="rect"/>
                    <a:ln/>
                  </pic:spPr>
                </pic:pic>
              </a:graphicData>
            </a:graphic>
          </wp:inline>
        </w:drawing>
      </w:r>
      <w:r w:rsidDel="00000000" w:rsidR="00000000" w:rsidRPr="00000000">
        <w:rPr>
          <w:rtl w:val="0"/>
        </w:rPr>
      </w:r>
    </w:p>
    <w:p w:rsidR="00000000" w:rsidDel="00000000" w:rsidP="00000000" w:rsidRDefault="00000000" w:rsidRPr="00000000" w14:paraId="00000693">
      <w:pPr>
        <w:jc w:val="cente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94">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7. Enable Source Repository API.</w:t>
      </w:r>
    </w:p>
    <w:p w:rsidR="00000000" w:rsidDel="00000000" w:rsidP="00000000" w:rsidRDefault="00000000" w:rsidRPr="00000000" w14:paraId="00000695">
      <w:pPr>
        <w:jc w:val="left"/>
        <w:rPr>
          <w:rFonts w:ascii="Roboto" w:cs="Roboto" w:eastAsia="Roboto" w:hAnsi="Roboto"/>
          <w:sz w:val="21"/>
          <w:szCs w:val="21"/>
        </w:rPr>
      </w:pPr>
      <w:r w:rsidDel="00000000" w:rsidR="00000000" w:rsidRPr="00000000">
        <w:rPr>
          <w:rtl w:val="0"/>
        </w:rPr>
      </w:r>
    </w:p>
    <w:tbl>
      <w:tblPr>
        <w:tblStyle w:val="Table12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gcloud services enable sourcerepo.googleapis.com</w:t>
            </w:r>
          </w:p>
        </w:tc>
      </w:tr>
    </w:tbl>
    <w:p w:rsidR="00000000" w:rsidDel="00000000" w:rsidP="00000000" w:rsidRDefault="00000000" w:rsidRPr="00000000" w14:paraId="00000697">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98">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8. Create a Source Repository for Source Capture</w:t>
      </w:r>
    </w:p>
    <w:p w:rsidR="00000000" w:rsidDel="00000000" w:rsidP="00000000" w:rsidRDefault="00000000" w:rsidRPr="00000000" w14:paraId="00000699">
      <w:pPr>
        <w:jc w:val="left"/>
        <w:rPr>
          <w:rFonts w:ascii="Roboto" w:cs="Roboto" w:eastAsia="Roboto" w:hAnsi="Roboto"/>
          <w:sz w:val="21"/>
          <w:szCs w:val="21"/>
        </w:rPr>
      </w:pPr>
      <w:r w:rsidDel="00000000" w:rsidR="00000000" w:rsidRPr="00000000">
        <w:rPr>
          <w:rtl w:val="0"/>
        </w:rPr>
      </w:r>
    </w:p>
    <w:tbl>
      <w:tblPr>
        <w:tblStyle w:val="Table12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gcloud source repos create google-source-captures</w:t>
            </w:r>
          </w:p>
        </w:tc>
      </w:tr>
    </w:tbl>
    <w:p w:rsidR="00000000" w:rsidDel="00000000" w:rsidP="00000000" w:rsidRDefault="00000000" w:rsidRPr="00000000" w14:paraId="0000069B">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9C">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9. Go to Cloud Shell, and use the command line to upload the </w:t>
      </w:r>
      <w:r w:rsidDel="00000000" w:rsidR="00000000" w:rsidRPr="00000000">
        <w:rPr>
          <w:rFonts w:ascii="Courier New" w:cs="Courier New" w:eastAsia="Courier New" w:hAnsi="Courier New"/>
          <w:sz w:val="21"/>
          <w:szCs w:val="21"/>
          <w:rtl w:val="0"/>
        </w:rPr>
        <w:t xml:space="preserve">guestbook-frontend</w:t>
      </w:r>
      <w:r w:rsidDel="00000000" w:rsidR="00000000" w:rsidRPr="00000000">
        <w:rPr>
          <w:rFonts w:ascii="Roboto" w:cs="Roboto" w:eastAsia="Roboto" w:hAnsi="Roboto"/>
          <w:sz w:val="21"/>
          <w:szCs w:val="21"/>
          <w:rtl w:val="0"/>
        </w:rPr>
        <w:t xml:space="preserve"> source. Please replace the LOCAL_PATH with the actual location of the code.</w:t>
      </w:r>
    </w:p>
    <w:p w:rsidR="00000000" w:rsidDel="00000000" w:rsidP="00000000" w:rsidRDefault="00000000" w:rsidRPr="00000000" w14:paraId="0000069D">
      <w:pPr>
        <w:jc w:val="left"/>
        <w:rPr>
          <w:rFonts w:ascii="Roboto" w:cs="Roboto" w:eastAsia="Roboto" w:hAnsi="Roboto"/>
          <w:sz w:val="21"/>
          <w:szCs w:val="21"/>
        </w:rPr>
      </w:pPr>
      <w:r w:rsidDel="00000000" w:rsidR="00000000" w:rsidRPr="00000000">
        <w:rPr>
          <w:rtl w:val="0"/>
        </w:rPr>
      </w:r>
    </w:p>
    <w:tbl>
      <w:tblPr>
        <w:tblStyle w:val="Table12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cd ~/guestbook-frontend</w:t>
            </w:r>
          </w:p>
          <w:p w:rsidR="00000000" w:rsidDel="00000000" w:rsidP="00000000" w:rsidRDefault="00000000" w:rsidRPr="00000000" w14:paraId="0000069F">
            <w:pPr>
              <w:widowControl w:val="0"/>
              <w:spacing w:line="240"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git config --global user.email $(gcloud config get-value core/account)</w:t>
            </w:r>
          </w:p>
          <w:p w:rsidR="00000000" w:rsidDel="00000000" w:rsidP="00000000" w:rsidRDefault="00000000" w:rsidRPr="00000000" w14:paraId="000006A0">
            <w:pPr>
              <w:widowControl w:val="0"/>
              <w:spacing w:line="240"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git config --global user.name "devstar"</w:t>
            </w:r>
          </w:p>
          <w:p w:rsidR="00000000" w:rsidDel="00000000" w:rsidP="00000000" w:rsidRDefault="00000000" w:rsidRPr="00000000" w14:paraId="000006A1">
            <w:pPr>
              <w:widowControl w:val="0"/>
              <w:spacing w:line="240" w:lineRule="auto"/>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sz w:val="21"/>
                <w:szCs w:val="21"/>
                <w:rtl w:val="0"/>
              </w:rPr>
              <w:t xml:space="preserve">gcloud beta debug source upload --project=... --branch=... ./src/</w:t>
            </w:r>
            <w:r w:rsidDel="00000000" w:rsidR="00000000" w:rsidRPr="00000000">
              <w:rPr>
                <w:rtl w:val="0"/>
              </w:rPr>
            </w:r>
          </w:p>
        </w:tc>
      </w:tr>
    </w:tbl>
    <w:p w:rsidR="00000000" w:rsidDel="00000000" w:rsidP="00000000" w:rsidRDefault="00000000" w:rsidRPr="00000000" w14:paraId="000006A2">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A3">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10. Go back to the Debugger, console, Refresh the page.</w:t>
      </w:r>
    </w:p>
    <w:p w:rsidR="00000000" w:rsidDel="00000000" w:rsidP="00000000" w:rsidRDefault="00000000" w:rsidRPr="00000000" w14:paraId="000006A4">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A5">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11. Click </w:t>
      </w:r>
      <w:r w:rsidDel="00000000" w:rsidR="00000000" w:rsidRPr="00000000">
        <w:rPr>
          <w:rFonts w:ascii="Roboto" w:cs="Roboto" w:eastAsia="Roboto" w:hAnsi="Roboto"/>
          <w:b w:val="1"/>
          <w:sz w:val="21"/>
          <w:szCs w:val="21"/>
          <w:rtl w:val="0"/>
        </w:rPr>
        <w:t xml:space="preserve">Select Source</w:t>
      </w:r>
      <w:r w:rsidDel="00000000" w:rsidR="00000000" w:rsidRPr="00000000">
        <w:rPr>
          <w:rFonts w:ascii="Roboto" w:cs="Roboto" w:eastAsia="Roboto" w:hAnsi="Roboto"/>
          <w:sz w:val="21"/>
          <w:szCs w:val="21"/>
          <w:rtl w:val="0"/>
        </w:rPr>
        <w:t xml:space="preserve">, and select the newly uploaded Capture.</w:t>
      </w:r>
    </w:p>
    <w:p w:rsidR="00000000" w:rsidDel="00000000" w:rsidP="00000000" w:rsidRDefault="00000000" w:rsidRPr="00000000" w14:paraId="000006A6">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A7">
      <w:pPr>
        <w:jc w:val="cente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659372" cy="1966913"/>
            <wp:effectExtent b="0" l="0" r="0" t="0"/>
            <wp:docPr id="33" name="image43.png"/>
            <a:graphic>
              <a:graphicData uri="http://schemas.openxmlformats.org/drawingml/2006/picture">
                <pic:pic>
                  <pic:nvPicPr>
                    <pic:cNvPr id="0" name="image43.png"/>
                    <pic:cNvPicPr preferRelativeResize="0"/>
                  </pic:nvPicPr>
                  <pic:blipFill>
                    <a:blip r:embed="rId64"/>
                    <a:srcRect b="0" l="0" r="0" t="0"/>
                    <a:stretch>
                      <a:fillRect/>
                    </a:stretch>
                  </pic:blipFill>
                  <pic:spPr>
                    <a:xfrm>
                      <a:off x="0" y="0"/>
                      <a:ext cx="3659372"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6A8">
      <w:pPr>
        <w:jc w:val="cente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A9">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12. Navigate the source and open </w:t>
      </w:r>
      <w:r w:rsidDel="00000000" w:rsidR="00000000" w:rsidRPr="00000000">
        <w:rPr>
          <w:rFonts w:ascii="Courier New" w:cs="Courier New" w:eastAsia="Courier New" w:hAnsi="Courier New"/>
          <w:sz w:val="21"/>
          <w:szCs w:val="21"/>
          <w:rtl w:val="0"/>
        </w:rPr>
        <w:t xml:space="preserve">FrontendController.java</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6AA">
      <w:pPr>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858000" cy="1816100"/>
            <wp:effectExtent b="0" l="0" r="0" t="0"/>
            <wp:docPr id="37" name="image48.png"/>
            <a:graphic>
              <a:graphicData uri="http://schemas.openxmlformats.org/drawingml/2006/picture">
                <pic:pic>
                  <pic:nvPicPr>
                    <pic:cNvPr id="0" name="image48.png"/>
                    <pic:cNvPicPr preferRelativeResize="0"/>
                  </pic:nvPicPr>
                  <pic:blipFill>
                    <a:blip r:embed="rId65"/>
                    <a:srcRect b="0" l="0" r="0" t="0"/>
                    <a:stretch>
                      <a:fillRect/>
                    </a:stretch>
                  </pic:blipFill>
                  <pic:spPr>
                    <a:xfrm>
                      <a:off x="0" y="0"/>
                      <a:ext cx="68580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6AB">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AC">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From here, we can do amazing things! For example, add a new log message!</w:t>
      </w:r>
    </w:p>
    <w:p w:rsidR="00000000" w:rsidDel="00000000" w:rsidP="00000000" w:rsidRDefault="00000000" w:rsidRPr="00000000" w14:paraId="000006AD">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AE">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13. On the right hand side, click </w:t>
      </w:r>
      <w:r w:rsidDel="00000000" w:rsidR="00000000" w:rsidRPr="00000000">
        <w:rPr>
          <w:rFonts w:ascii="Roboto" w:cs="Roboto" w:eastAsia="Roboto" w:hAnsi="Roboto"/>
          <w:b w:val="1"/>
          <w:sz w:val="21"/>
          <w:szCs w:val="21"/>
          <w:rtl w:val="0"/>
        </w:rPr>
        <w:t xml:space="preserve">Logpoint</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6AF">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B0">
      <w:pPr>
        <w:jc w:val="cente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52813" cy="3168720"/>
            <wp:effectExtent b="0" l="0" r="0" t="0"/>
            <wp:docPr id="12"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3452813" cy="3168720"/>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B2">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14. In the source, click on the line number that you want to add a log message, and add the message.</w:t>
      </w:r>
    </w:p>
    <w:p w:rsidR="00000000" w:rsidDel="00000000" w:rsidP="00000000" w:rsidRDefault="00000000" w:rsidRPr="00000000" w14:paraId="000006B3">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B4">
      <w:pPr>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858000" cy="1397000"/>
            <wp:effectExtent b="0" l="0" r="0" t="0"/>
            <wp:docPr id="32" name="image28.png"/>
            <a:graphic>
              <a:graphicData uri="http://schemas.openxmlformats.org/drawingml/2006/picture">
                <pic:pic>
                  <pic:nvPicPr>
                    <pic:cNvPr id="0" name="image28.png"/>
                    <pic:cNvPicPr preferRelativeResize="0"/>
                  </pic:nvPicPr>
                  <pic:blipFill>
                    <a:blip r:embed="rId67"/>
                    <a:srcRect b="0" l="0" r="0" t="0"/>
                    <a:stretch>
                      <a:fillRect/>
                    </a:stretch>
                  </pic:blipFill>
                  <pic:spPr>
                    <a:xfrm>
                      <a:off x="0" y="0"/>
                      <a:ext cx="68580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6B5">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B6">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example, it'll print the value of the local variable called </w:t>
      </w:r>
      <w:r w:rsidDel="00000000" w:rsidR="00000000" w:rsidRPr="00000000">
        <w:rPr>
          <w:rFonts w:ascii="Courier New" w:cs="Courier New" w:eastAsia="Courier New" w:hAnsi="Courier New"/>
          <w:sz w:val="21"/>
          <w:szCs w:val="21"/>
          <w:rtl w:val="0"/>
        </w:rPr>
        <w:t xml:space="preserve">name</w:t>
      </w: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6B7">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B8">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15. Click </w:t>
      </w:r>
      <w:r w:rsidDel="00000000" w:rsidR="00000000" w:rsidRPr="00000000">
        <w:rPr>
          <w:rFonts w:ascii="Roboto" w:cs="Roboto" w:eastAsia="Roboto" w:hAnsi="Roboto"/>
          <w:b w:val="1"/>
          <w:sz w:val="21"/>
          <w:szCs w:val="21"/>
          <w:rtl w:val="0"/>
        </w:rPr>
        <w:t xml:space="preserve">Add.</w:t>
      </w:r>
      <w:r w:rsidDel="00000000" w:rsidR="00000000" w:rsidRPr="00000000">
        <w:rPr>
          <w:rFonts w:ascii="Roboto" w:cs="Roboto" w:eastAsia="Roboto" w:hAnsi="Roboto"/>
          <w:sz w:val="21"/>
          <w:szCs w:val="21"/>
          <w:rtl w:val="0"/>
        </w:rPr>
        <w:t xml:space="preserve"> You can add as many log messages as you want.</w:t>
      </w:r>
    </w:p>
    <w:p w:rsidR="00000000" w:rsidDel="00000000" w:rsidP="00000000" w:rsidRDefault="00000000" w:rsidRPr="00000000" w14:paraId="000006B9">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BA">
      <w:pPr>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858000" cy="2222500"/>
            <wp:effectExtent b="0" l="0" r="0" t="0"/>
            <wp:docPr id="38" name="image36.png"/>
            <a:graphic>
              <a:graphicData uri="http://schemas.openxmlformats.org/drawingml/2006/picture">
                <pic:pic>
                  <pic:nvPicPr>
                    <pic:cNvPr id="0" name="image36.png"/>
                    <pic:cNvPicPr preferRelativeResize="0"/>
                  </pic:nvPicPr>
                  <pic:blipFill>
                    <a:blip r:embed="rId68"/>
                    <a:srcRect b="0" l="0" r="0" t="0"/>
                    <a:stretch>
                      <a:fillRect/>
                    </a:stretch>
                  </pic:blipFill>
                  <pic:spPr>
                    <a:xfrm>
                      <a:off x="0" y="0"/>
                      <a:ext cx="6858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BC">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16. Browse to the site and enter the name/message to trigger the code.</w:t>
      </w:r>
    </w:p>
    <w:p w:rsidR="00000000" w:rsidDel="00000000" w:rsidP="00000000" w:rsidRDefault="00000000" w:rsidRPr="00000000" w14:paraId="000006BD">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BE">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17. Navigate to </w:t>
      </w:r>
      <w:r w:rsidDel="00000000" w:rsidR="00000000" w:rsidRPr="00000000">
        <w:rPr>
          <w:rFonts w:ascii="Nova Mono" w:cs="Nova Mono" w:eastAsia="Nova Mono" w:hAnsi="Nova Mono"/>
          <w:b w:val="1"/>
          <w:sz w:val="21"/>
          <w:szCs w:val="21"/>
          <w:rtl w:val="0"/>
        </w:rPr>
        <w:t xml:space="preserve">Stackdriver → Logging</w:t>
      </w:r>
      <w:r w:rsidDel="00000000" w:rsidR="00000000" w:rsidRPr="00000000">
        <w:rPr>
          <w:rFonts w:ascii="Roboto" w:cs="Roboto" w:eastAsia="Roboto" w:hAnsi="Roboto"/>
          <w:sz w:val="21"/>
          <w:szCs w:val="21"/>
          <w:rtl w:val="0"/>
        </w:rPr>
        <w:t xml:space="preserve">, find the most recent HTTP request to expand it. You should see the new log message.</w:t>
      </w:r>
    </w:p>
    <w:p w:rsidR="00000000" w:rsidDel="00000000" w:rsidP="00000000" w:rsidRDefault="00000000" w:rsidRPr="00000000" w14:paraId="000006BF">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C0">
      <w:pPr>
        <w:jc w:val="cente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110163" cy="3740355"/>
            <wp:effectExtent b="0" l="0" r="0" t="0"/>
            <wp:docPr id="34" name="image31.png"/>
            <a:graphic>
              <a:graphicData uri="http://schemas.openxmlformats.org/drawingml/2006/picture">
                <pic:pic>
                  <pic:nvPicPr>
                    <pic:cNvPr id="0" name="image31.png"/>
                    <pic:cNvPicPr preferRelativeResize="0"/>
                  </pic:nvPicPr>
                  <pic:blipFill>
                    <a:blip r:embed="rId69"/>
                    <a:srcRect b="0" l="0" r="0" t="0"/>
                    <a:stretch>
                      <a:fillRect/>
                    </a:stretch>
                  </pic:blipFill>
                  <pic:spPr>
                    <a:xfrm>
                      <a:off x="0" y="0"/>
                      <a:ext cx="5110163" cy="3740355"/>
                    </a:xfrm>
                    <a:prstGeom prst="rect"/>
                    <a:ln/>
                  </pic:spPr>
                </pic:pic>
              </a:graphicData>
            </a:graphic>
          </wp:inline>
        </w:drawing>
      </w:r>
      <w:r w:rsidDel="00000000" w:rsidR="00000000" w:rsidRPr="00000000">
        <w:rPr>
          <w:rtl w:val="0"/>
        </w:rPr>
      </w:r>
    </w:p>
    <w:p w:rsidR="00000000" w:rsidDel="00000000" w:rsidP="00000000" w:rsidRDefault="00000000" w:rsidRPr="00000000" w14:paraId="000006C1">
      <w:pPr>
        <w:jc w:val="cente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C2">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18. You can also capture the stack in a moment in time. It's almost like stepping through a real debugger, but it does not stop the world.</w:t>
      </w:r>
    </w:p>
    <w:p w:rsidR="00000000" w:rsidDel="00000000" w:rsidP="00000000" w:rsidRDefault="00000000" w:rsidRPr="00000000" w14:paraId="000006C3">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C4">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19. Go back to </w:t>
      </w:r>
      <w:r w:rsidDel="00000000" w:rsidR="00000000" w:rsidRPr="00000000">
        <w:rPr>
          <w:rFonts w:ascii="Nova Mono" w:cs="Nova Mono" w:eastAsia="Nova Mono" w:hAnsi="Nova Mono"/>
          <w:b w:val="1"/>
          <w:sz w:val="21"/>
          <w:szCs w:val="21"/>
          <w:rtl w:val="0"/>
        </w:rPr>
        <w:t xml:space="preserve">Stackdriver → Debug</w:t>
      </w:r>
      <w:r w:rsidDel="00000000" w:rsidR="00000000" w:rsidRPr="00000000">
        <w:rPr>
          <w:rFonts w:ascii="Roboto" w:cs="Roboto" w:eastAsia="Roboto" w:hAnsi="Roboto"/>
          <w:sz w:val="21"/>
          <w:szCs w:val="21"/>
          <w:rtl w:val="0"/>
        </w:rPr>
        <w:t xml:space="preserve">, and in the source view, switch to </w:t>
      </w:r>
      <w:r w:rsidDel="00000000" w:rsidR="00000000" w:rsidRPr="00000000">
        <w:rPr>
          <w:rFonts w:ascii="Roboto" w:cs="Roboto" w:eastAsia="Roboto" w:hAnsi="Roboto"/>
          <w:b w:val="1"/>
          <w:sz w:val="21"/>
          <w:szCs w:val="21"/>
          <w:rtl w:val="0"/>
        </w:rPr>
        <w:t xml:space="preserve">Snapshot</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6C5">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C6">
      <w:pPr>
        <w:jc w:val="cente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627516" cy="3500438"/>
            <wp:effectExtent b="0" l="0" r="0" t="0"/>
            <wp:docPr id="41" name="image52.png"/>
            <a:graphic>
              <a:graphicData uri="http://schemas.openxmlformats.org/drawingml/2006/picture">
                <pic:pic>
                  <pic:nvPicPr>
                    <pic:cNvPr id="0" name="image52.png"/>
                    <pic:cNvPicPr preferRelativeResize="0"/>
                  </pic:nvPicPr>
                  <pic:blipFill>
                    <a:blip r:embed="rId70"/>
                    <a:srcRect b="0" l="0" r="0" t="0"/>
                    <a:stretch>
                      <a:fillRect/>
                    </a:stretch>
                  </pic:blipFill>
                  <pic:spPr>
                    <a:xfrm>
                      <a:off x="0" y="0"/>
                      <a:ext cx="3627516"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6C7">
      <w:pPr>
        <w:jc w:val="cente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C8">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20. In the source, simply click on the line number that you want to capture information.</w:t>
      </w:r>
    </w:p>
    <w:p w:rsidR="00000000" w:rsidDel="00000000" w:rsidP="00000000" w:rsidRDefault="00000000" w:rsidRPr="00000000" w14:paraId="000006C9">
      <w:pPr>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858000" cy="2120900"/>
            <wp:effectExtent b="0" l="0" r="0" t="0"/>
            <wp:docPr id="40" name="image60.png"/>
            <a:graphic>
              <a:graphicData uri="http://schemas.openxmlformats.org/drawingml/2006/picture">
                <pic:pic>
                  <pic:nvPicPr>
                    <pic:cNvPr id="0" name="image60.png"/>
                    <pic:cNvPicPr preferRelativeResize="0"/>
                  </pic:nvPicPr>
                  <pic:blipFill>
                    <a:blip r:embed="rId71"/>
                    <a:srcRect b="0" l="0" r="0" t="0"/>
                    <a:stretch>
                      <a:fillRect/>
                    </a:stretch>
                  </pic:blipFill>
                  <pic:spPr>
                    <a:xfrm>
                      <a:off x="0" y="0"/>
                      <a:ext cx="6858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6CA">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CB">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21. Browse the page again.</w:t>
      </w:r>
    </w:p>
    <w:p w:rsidR="00000000" w:rsidDel="00000000" w:rsidP="00000000" w:rsidRDefault="00000000" w:rsidRPr="00000000" w14:paraId="000006CC">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CD">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22. As soon as a request flows through the line, the call stack will be captured and you can explore what actually happened.</w:t>
      </w:r>
    </w:p>
    <w:p w:rsidR="00000000" w:rsidDel="00000000" w:rsidP="00000000" w:rsidRDefault="00000000" w:rsidRPr="00000000" w14:paraId="000006CE">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CF">
      <w:pPr>
        <w:jc w:val="cente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4239101" cy="4710113"/>
            <wp:effectExtent b="0" l="0" r="0" t="0"/>
            <wp:docPr id="31" name="image27.png"/>
            <a:graphic>
              <a:graphicData uri="http://schemas.openxmlformats.org/drawingml/2006/picture">
                <pic:pic>
                  <pic:nvPicPr>
                    <pic:cNvPr id="0" name="image27.png"/>
                    <pic:cNvPicPr preferRelativeResize="0"/>
                  </pic:nvPicPr>
                  <pic:blipFill>
                    <a:blip r:embed="rId72"/>
                    <a:srcRect b="0" l="0" r="0" t="0"/>
                    <a:stretch>
                      <a:fillRect/>
                    </a:stretch>
                  </pic:blipFill>
                  <pic:spPr>
                    <a:xfrm>
                      <a:off x="0" y="0"/>
                      <a:ext cx="4239101"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6D0">
      <w:pPr>
        <w:jc w:val="cente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D1">
      <w:pPr>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23. You can add both </w:t>
      </w:r>
      <w:r w:rsidDel="00000000" w:rsidR="00000000" w:rsidRPr="00000000">
        <w:rPr>
          <w:rFonts w:ascii="Roboto" w:cs="Roboto" w:eastAsia="Roboto" w:hAnsi="Roboto"/>
          <w:b w:val="1"/>
          <w:sz w:val="21"/>
          <w:szCs w:val="21"/>
          <w:rtl w:val="0"/>
        </w:rPr>
        <w:t xml:space="preserve">Logpoint</w:t>
      </w:r>
      <w:r w:rsidDel="00000000" w:rsidR="00000000" w:rsidRPr="00000000">
        <w:rPr>
          <w:rFonts w:ascii="Roboto" w:cs="Roboto" w:eastAsia="Roboto" w:hAnsi="Roboto"/>
          <w:sz w:val="21"/>
          <w:szCs w:val="21"/>
          <w:rtl w:val="0"/>
        </w:rPr>
        <w:t xml:space="preserve"> and </w:t>
      </w:r>
      <w:r w:rsidDel="00000000" w:rsidR="00000000" w:rsidRPr="00000000">
        <w:rPr>
          <w:rFonts w:ascii="Roboto" w:cs="Roboto" w:eastAsia="Roboto" w:hAnsi="Roboto"/>
          <w:b w:val="1"/>
          <w:sz w:val="21"/>
          <w:szCs w:val="21"/>
          <w:rtl w:val="0"/>
        </w:rPr>
        <w:t xml:space="preserve">Snapshot</w:t>
      </w:r>
      <w:r w:rsidDel="00000000" w:rsidR="00000000" w:rsidRPr="00000000">
        <w:rPr>
          <w:rFonts w:ascii="Roboto" w:cs="Roboto" w:eastAsia="Roboto" w:hAnsi="Roboto"/>
          <w:sz w:val="21"/>
          <w:szCs w:val="21"/>
          <w:rtl w:val="0"/>
        </w:rPr>
        <w:t xml:space="preserve"> with conditionals, so that you look at only certain requests based on variables that are in scope (e.g., session ID).</w:t>
      </w:r>
    </w:p>
    <w:p w:rsidR="00000000" w:rsidDel="00000000" w:rsidP="00000000" w:rsidRDefault="00000000" w:rsidRPr="00000000" w14:paraId="000006D2">
      <w:pPr>
        <w:jc w:val="left"/>
        <w:rPr>
          <w:rFonts w:ascii="Roboto" w:cs="Roboto" w:eastAsia="Roboto" w:hAnsi="Roboto"/>
          <w:sz w:val="21"/>
          <w:szCs w:val="21"/>
        </w:rPr>
      </w:pPr>
      <w:r w:rsidDel="00000000" w:rsidR="00000000" w:rsidRPr="00000000">
        <w:rPr>
          <w:rtl w:val="0"/>
        </w:rPr>
      </w:r>
    </w:p>
    <w:tbl>
      <w:tblPr>
        <w:tblStyle w:val="Table12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Note</w:t>
            </w:r>
            <w:r w:rsidDel="00000000" w:rsidR="00000000" w:rsidRPr="00000000">
              <w:rPr>
                <w:rFonts w:ascii="Roboto" w:cs="Roboto" w:eastAsia="Roboto" w:hAnsi="Roboto"/>
                <w:sz w:val="21"/>
                <w:szCs w:val="21"/>
                <w:rtl w:val="0"/>
              </w:rPr>
              <w:t xml:space="preserve">: Cloud Debugger works with different languages, and also outside of App Engine. You can also debug your application in the same way when you deploy your application on-premise, in a VM, or in containers.</w:t>
            </w:r>
          </w:p>
        </w:tc>
      </w:tr>
    </w:tbl>
    <w:p w:rsidR="00000000" w:rsidDel="00000000" w:rsidP="00000000" w:rsidRDefault="00000000" w:rsidRPr="00000000" w14:paraId="000006D4">
      <w:pPr>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D5">
      <w:pPr>
        <w:pStyle w:val="Heading2"/>
        <w:rPr/>
      </w:pPr>
      <w:bookmarkStart w:colFirst="0" w:colLast="0" w:name="_lmkuooxm3b19" w:id="77"/>
      <w:bookmarkEnd w:id="77"/>
      <w:r w:rsidDel="00000000" w:rsidR="00000000" w:rsidRPr="00000000">
        <w:rPr>
          <w:rtl w:val="0"/>
        </w:rPr>
        <w:t xml:space="preserve">Task 3 - Monitoring</w:t>
      </w:r>
    </w:p>
    <w:p w:rsidR="00000000" w:rsidDel="00000000" w:rsidP="00000000" w:rsidRDefault="00000000" w:rsidRPr="00000000" w14:paraId="000006D6">
      <w:pPr>
        <w:rPr/>
      </w:pPr>
      <w:r w:rsidDel="00000000" w:rsidR="00000000" w:rsidRPr="00000000">
        <w:rPr>
          <w:rtl w:val="0"/>
        </w:rPr>
        <w:t xml:space="preserve">1. Navigate to </w:t>
      </w:r>
      <w:r w:rsidDel="00000000" w:rsidR="00000000" w:rsidRPr="00000000">
        <w:rPr>
          <w:rFonts w:ascii="Arial Unicode MS" w:cs="Arial Unicode MS" w:eastAsia="Arial Unicode MS" w:hAnsi="Arial Unicode MS"/>
          <w:b w:val="1"/>
          <w:rtl w:val="0"/>
        </w:rPr>
        <w:t xml:space="preserve">Stackdriver → Monitoring</w:t>
      </w:r>
      <w:r w:rsidDel="00000000" w:rsidR="00000000" w:rsidRPr="00000000">
        <w:rPr>
          <w:rtl w:val="0"/>
        </w:rPr>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t xml:space="preserve">2. After selecting your currently logged in account, continue through the wizard to setup Stackdriver Monitoring.</w:t>
      </w:r>
    </w:p>
    <w:p w:rsidR="00000000" w:rsidDel="00000000" w:rsidP="00000000" w:rsidRDefault="00000000" w:rsidRPr="00000000" w14:paraId="000006D9">
      <w:pPr>
        <w:jc w:val="center"/>
        <w:rPr/>
      </w:pPr>
      <w:r w:rsidDel="00000000" w:rsidR="00000000" w:rsidRPr="00000000">
        <w:rPr>
          <w:rtl w:val="0"/>
        </w:rPr>
      </w:r>
    </w:p>
    <w:p w:rsidR="00000000" w:rsidDel="00000000" w:rsidP="00000000" w:rsidRDefault="00000000" w:rsidRPr="00000000" w14:paraId="000006DA">
      <w:pPr>
        <w:jc w:val="left"/>
        <w:rPr/>
      </w:pPr>
      <w:r w:rsidDel="00000000" w:rsidR="00000000" w:rsidRPr="00000000">
        <w:rPr>
          <w:rtl w:val="0"/>
        </w:rPr>
        <w:t xml:space="preserve">3. Select </w:t>
      </w:r>
      <w:r w:rsidDel="00000000" w:rsidR="00000000" w:rsidRPr="00000000">
        <w:rPr>
          <w:b w:val="1"/>
          <w:rtl w:val="0"/>
        </w:rPr>
        <w:t xml:space="preserve">Create a new Stackdriver Account</w:t>
      </w:r>
      <w:r w:rsidDel="00000000" w:rsidR="00000000" w:rsidRPr="00000000">
        <w:rPr>
          <w:rtl w:val="0"/>
        </w:rPr>
        <w:t xml:space="preserve">, click </w:t>
      </w:r>
      <w:r w:rsidDel="00000000" w:rsidR="00000000" w:rsidRPr="00000000">
        <w:rPr>
          <w:b w:val="1"/>
          <w:rtl w:val="0"/>
        </w:rPr>
        <w:t xml:space="preserve">Continue</w:t>
      </w:r>
      <w:r w:rsidDel="00000000" w:rsidR="00000000" w:rsidRPr="00000000">
        <w:rPr>
          <w:rtl w:val="0"/>
        </w:rPr>
        <w:t xml:space="preserve">.</w:t>
      </w:r>
    </w:p>
    <w:p w:rsidR="00000000" w:rsidDel="00000000" w:rsidP="00000000" w:rsidRDefault="00000000" w:rsidRPr="00000000" w14:paraId="000006DB">
      <w:pPr>
        <w:jc w:val="left"/>
        <w:rPr/>
      </w:pPr>
      <w:r w:rsidDel="00000000" w:rsidR="00000000" w:rsidRPr="00000000">
        <w:rPr>
          <w:rtl w:val="0"/>
        </w:rPr>
      </w:r>
    </w:p>
    <w:p w:rsidR="00000000" w:rsidDel="00000000" w:rsidP="00000000" w:rsidRDefault="00000000" w:rsidRPr="00000000" w14:paraId="000006DC">
      <w:pPr>
        <w:jc w:val="left"/>
        <w:rPr/>
      </w:pPr>
      <w:r w:rsidDel="00000000" w:rsidR="00000000" w:rsidRPr="00000000">
        <w:rPr>
          <w:rtl w:val="0"/>
        </w:rPr>
        <w:t xml:space="preserve">4. Click </w:t>
      </w:r>
      <w:r w:rsidDel="00000000" w:rsidR="00000000" w:rsidRPr="00000000">
        <w:rPr>
          <w:b w:val="1"/>
          <w:rtl w:val="0"/>
        </w:rPr>
        <w:t xml:space="preserve">Create Account</w:t>
      </w:r>
      <w:r w:rsidDel="00000000" w:rsidR="00000000" w:rsidRPr="00000000">
        <w:rPr>
          <w:rtl w:val="0"/>
        </w:rPr>
        <w:t xml:space="preserve">.</w:t>
      </w:r>
    </w:p>
    <w:p w:rsidR="00000000" w:rsidDel="00000000" w:rsidP="00000000" w:rsidRDefault="00000000" w:rsidRPr="00000000" w14:paraId="000006DD">
      <w:pPr>
        <w:jc w:val="left"/>
        <w:rPr/>
      </w:pPr>
      <w:r w:rsidDel="00000000" w:rsidR="00000000" w:rsidRPr="00000000">
        <w:rPr>
          <w:rtl w:val="0"/>
        </w:rPr>
      </w:r>
    </w:p>
    <w:p w:rsidR="00000000" w:rsidDel="00000000" w:rsidP="00000000" w:rsidRDefault="00000000" w:rsidRPr="00000000" w14:paraId="000006DE">
      <w:pPr>
        <w:jc w:val="left"/>
        <w:rPr/>
      </w:pPr>
      <w:r w:rsidDel="00000000" w:rsidR="00000000" w:rsidRPr="00000000">
        <w:rPr>
          <w:rtl w:val="0"/>
        </w:rPr>
        <w:t xml:space="preserve">5. When prompted </w:t>
      </w:r>
      <w:r w:rsidDel="00000000" w:rsidR="00000000" w:rsidRPr="00000000">
        <w:rPr>
          <w:b w:val="1"/>
          <w:rtl w:val="0"/>
        </w:rPr>
        <w:t xml:space="preserve">Add Google Cloud Platform projects to monitor</w:t>
      </w:r>
      <w:r w:rsidDel="00000000" w:rsidR="00000000" w:rsidRPr="00000000">
        <w:rPr>
          <w:rtl w:val="0"/>
        </w:rPr>
        <w:t xml:space="preserve">, do not select any additional projects, click</w:t>
      </w:r>
      <w:r w:rsidDel="00000000" w:rsidR="00000000" w:rsidRPr="00000000">
        <w:rPr>
          <w:b w:val="1"/>
          <w:rtl w:val="0"/>
        </w:rPr>
        <w:t xml:space="preserve"> Continue</w:t>
      </w:r>
      <w:r w:rsidDel="00000000" w:rsidR="00000000" w:rsidRPr="00000000">
        <w:rPr>
          <w:rtl w:val="0"/>
        </w:rPr>
        <w:t xml:space="preserve">.</w:t>
      </w:r>
    </w:p>
    <w:p w:rsidR="00000000" w:rsidDel="00000000" w:rsidP="00000000" w:rsidRDefault="00000000" w:rsidRPr="00000000" w14:paraId="000006DF">
      <w:pPr>
        <w:jc w:val="left"/>
        <w:rPr/>
      </w:pPr>
      <w:r w:rsidDel="00000000" w:rsidR="00000000" w:rsidRPr="00000000">
        <w:rPr>
          <w:rtl w:val="0"/>
        </w:rPr>
      </w:r>
    </w:p>
    <w:p w:rsidR="00000000" w:rsidDel="00000000" w:rsidP="00000000" w:rsidRDefault="00000000" w:rsidRPr="00000000" w14:paraId="000006E0">
      <w:pPr>
        <w:jc w:val="left"/>
        <w:rPr/>
      </w:pPr>
      <w:r w:rsidDel="00000000" w:rsidR="00000000" w:rsidRPr="00000000">
        <w:rPr>
          <w:rtl w:val="0"/>
        </w:rPr>
        <w:t xml:space="preserve">6. When prompted </w:t>
      </w:r>
      <w:r w:rsidDel="00000000" w:rsidR="00000000" w:rsidRPr="00000000">
        <w:rPr>
          <w:b w:val="1"/>
          <w:rtl w:val="0"/>
        </w:rPr>
        <w:t xml:space="preserve">Monitor AWS accounts</w:t>
      </w:r>
      <w:r w:rsidDel="00000000" w:rsidR="00000000" w:rsidRPr="00000000">
        <w:rPr>
          <w:rtl w:val="0"/>
        </w:rPr>
        <w:t xml:space="preserve">, click </w:t>
      </w:r>
      <w:r w:rsidDel="00000000" w:rsidR="00000000" w:rsidRPr="00000000">
        <w:rPr>
          <w:b w:val="1"/>
          <w:rtl w:val="0"/>
        </w:rPr>
        <w:t xml:space="preserve">Skip AWS Setup</w:t>
      </w:r>
      <w:r w:rsidDel="00000000" w:rsidR="00000000" w:rsidRPr="00000000">
        <w:rPr>
          <w:rtl w:val="0"/>
        </w:rPr>
        <w:t xml:space="preserve">..</w:t>
      </w:r>
    </w:p>
    <w:p w:rsidR="00000000" w:rsidDel="00000000" w:rsidP="00000000" w:rsidRDefault="00000000" w:rsidRPr="00000000" w14:paraId="000006E1">
      <w:pPr>
        <w:jc w:val="left"/>
        <w:rPr/>
      </w:pPr>
      <w:r w:rsidDel="00000000" w:rsidR="00000000" w:rsidRPr="00000000">
        <w:rPr>
          <w:rtl w:val="0"/>
        </w:rPr>
      </w:r>
    </w:p>
    <w:p w:rsidR="00000000" w:rsidDel="00000000" w:rsidP="00000000" w:rsidRDefault="00000000" w:rsidRPr="00000000" w14:paraId="000006E2">
      <w:pPr>
        <w:jc w:val="left"/>
        <w:rPr/>
      </w:pPr>
      <w:r w:rsidDel="00000000" w:rsidR="00000000" w:rsidRPr="00000000">
        <w:rPr>
          <w:rtl w:val="0"/>
        </w:rPr>
        <w:t xml:space="preserve">7. When prompted </w:t>
      </w:r>
      <w:r w:rsidDel="00000000" w:rsidR="00000000" w:rsidRPr="00000000">
        <w:rPr>
          <w:b w:val="1"/>
          <w:rtl w:val="0"/>
        </w:rPr>
        <w:t xml:space="preserve">Install the Stackdriver Agents</w:t>
      </w:r>
      <w:r w:rsidDel="00000000" w:rsidR="00000000" w:rsidRPr="00000000">
        <w:rPr>
          <w:rtl w:val="0"/>
        </w:rPr>
        <w:t xml:space="preserve">, click </w:t>
      </w:r>
      <w:r w:rsidDel="00000000" w:rsidR="00000000" w:rsidRPr="00000000">
        <w:rPr>
          <w:b w:val="1"/>
          <w:rtl w:val="0"/>
        </w:rPr>
        <w:t xml:space="preserve">Continue</w:t>
      </w:r>
      <w:r w:rsidDel="00000000" w:rsidR="00000000" w:rsidRPr="00000000">
        <w:rPr>
          <w:rtl w:val="0"/>
        </w:rPr>
        <w:t xml:space="preserve">.</w:t>
      </w:r>
    </w:p>
    <w:p w:rsidR="00000000" w:rsidDel="00000000" w:rsidP="00000000" w:rsidRDefault="00000000" w:rsidRPr="00000000" w14:paraId="000006E3">
      <w:pPr>
        <w:jc w:val="left"/>
        <w:rPr/>
      </w:pPr>
      <w:r w:rsidDel="00000000" w:rsidR="00000000" w:rsidRPr="00000000">
        <w:rPr>
          <w:rtl w:val="0"/>
        </w:rPr>
      </w:r>
    </w:p>
    <w:p w:rsidR="00000000" w:rsidDel="00000000" w:rsidP="00000000" w:rsidRDefault="00000000" w:rsidRPr="00000000" w14:paraId="000006E4">
      <w:pPr>
        <w:jc w:val="left"/>
        <w:rPr/>
      </w:pPr>
      <w:r w:rsidDel="00000000" w:rsidR="00000000" w:rsidRPr="00000000">
        <w:rPr>
          <w:rtl w:val="0"/>
        </w:rPr>
        <w:t xml:space="preserve">8. When prompted </w:t>
      </w:r>
      <w:r w:rsidDel="00000000" w:rsidR="00000000" w:rsidRPr="00000000">
        <w:rPr>
          <w:b w:val="1"/>
          <w:rtl w:val="0"/>
        </w:rPr>
        <w:t xml:space="preserve">Get Reports by Email</w:t>
      </w:r>
      <w:r w:rsidDel="00000000" w:rsidR="00000000" w:rsidRPr="00000000">
        <w:rPr>
          <w:rtl w:val="0"/>
        </w:rPr>
        <w:t xml:space="preserve">, select </w:t>
      </w:r>
      <w:r w:rsidDel="00000000" w:rsidR="00000000" w:rsidRPr="00000000">
        <w:rPr>
          <w:b w:val="1"/>
          <w:rtl w:val="0"/>
        </w:rPr>
        <w:t xml:space="preserve">No reports</w:t>
      </w:r>
      <w:r w:rsidDel="00000000" w:rsidR="00000000" w:rsidRPr="00000000">
        <w:rPr>
          <w:rtl w:val="0"/>
        </w:rPr>
        <w:t xml:space="preserve">, and click </w:t>
      </w:r>
      <w:r w:rsidDel="00000000" w:rsidR="00000000" w:rsidRPr="00000000">
        <w:rPr>
          <w:b w:val="1"/>
          <w:rtl w:val="0"/>
        </w:rPr>
        <w:t xml:space="preserve">Continue</w:t>
      </w:r>
      <w:r w:rsidDel="00000000" w:rsidR="00000000" w:rsidRPr="00000000">
        <w:rPr>
          <w:rtl w:val="0"/>
        </w:rPr>
        <w:t xml:space="preserve">.</w:t>
      </w:r>
    </w:p>
    <w:p w:rsidR="00000000" w:rsidDel="00000000" w:rsidP="00000000" w:rsidRDefault="00000000" w:rsidRPr="00000000" w14:paraId="000006E5">
      <w:pPr>
        <w:jc w:val="left"/>
        <w:rPr/>
      </w:pPr>
      <w:r w:rsidDel="00000000" w:rsidR="00000000" w:rsidRPr="00000000">
        <w:rPr>
          <w:rtl w:val="0"/>
        </w:rPr>
      </w:r>
    </w:p>
    <w:p w:rsidR="00000000" w:rsidDel="00000000" w:rsidP="00000000" w:rsidRDefault="00000000" w:rsidRPr="00000000" w14:paraId="000006E6">
      <w:pPr>
        <w:jc w:val="left"/>
        <w:rPr/>
      </w:pPr>
      <w:r w:rsidDel="00000000" w:rsidR="00000000" w:rsidRPr="00000000">
        <w:rPr>
          <w:rtl w:val="0"/>
        </w:rPr>
        <w:t xml:space="preserve">9. Finally, click </w:t>
      </w:r>
      <w:r w:rsidDel="00000000" w:rsidR="00000000" w:rsidRPr="00000000">
        <w:rPr>
          <w:b w:val="1"/>
          <w:rtl w:val="0"/>
        </w:rPr>
        <w:t xml:space="preserve">Launch monitoring</w:t>
      </w:r>
      <w:r w:rsidDel="00000000" w:rsidR="00000000" w:rsidRPr="00000000">
        <w:rPr>
          <w:rtl w:val="0"/>
        </w:rPr>
        <w:t xml:space="preserve">.</w:t>
      </w:r>
    </w:p>
    <w:p w:rsidR="00000000" w:rsidDel="00000000" w:rsidP="00000000" w:rsidRDefault="00000000" w:rsidRPr="00000000" w14:paraId="000006E7">
      <w:pPr>
        <w:jc w:val="left"/>
        <w:rPr/>
      </w:pPr>
      <w:r w:rsidDel="00000000" w:rsidR="00000000" w:rsidRPr="00000000">
        <w:rPr>
          <w:rtl w:val="0"/>
        </w:rPr>
      </w:r>
    </w:p>
    <w:p w:rsidR="00000000" w:rsidDel="00000000" w:rsidP="00000000" w:rsidRDefault="00000000" w:rsidRPr="00000000" w14:paraId="000006E8">
      <w:pPr>
        <w:jc w:val="left"/>
        <w:rPr/>
      </w:pPr>
      <w:r w:rsidDel="00000000" w:rsidR="00000000" w:rsidRPr="00000000">
        <w:rPr>
          <w:rtl w:val="0"/>
        </w:rPr>
        <w:t xml:space="preserve">Out of the box, Stackdriver automatically discovers your managed services and ingests the metrics.  From here you can customize dashboards, set up alerts, etc.</w:t>
      </w:r>
    </w:p>
    <w:p w:rsidR="00000000" w:rsidDel="00000000" w:rsidP="00000000" w:rsidRDefault="00000000" w:rsidRPr="00000000" w14:paraId="000006E9">
      <w:pPr>
        <w:jc w:val="left"/>
        <w:rPr/>
      </w:pPr>
      <w:r w:rsidDel="00000000" w:rsidR="00000000" w:rsidRPr="00000000">
        <w:rPr>
          <w:rtl w:val="0"/>
        </w:rPr>
      </w:r>
    </w:p>
    <w:p w:rsidR="00000000" w:rsidDel="00000000" w:rsidP="00000000" w:rsidRDefault="00000000" w:rsidRPr="00000000" w14:paraId="000006EA">
      <w:pPr>
        <w:jc w:val="left"/>
        <w:rPr/>
      </w:pPr>
      <w:r w:rsidDel="00000000" w:rsidR="00000000" w:rsidRPr="00000000">
        <w:rPr>
          <w:rtl w:val="0"/>
        </w:rPr>
        <w:t xml:space="preserve">11. Navigate to </w:t>
      </w:r>
      <w:r w:rsidDel="00000000" w:rsidR="00000000" w:rsidRPr="00000000">
        <w:rPr>
          <w:rFonts w:ascii="Arial Unicode MS" w:cs="Arial Unicode MS" w:eastAsia="Arial Unicode MS" w:hAnsi="Arial Unicode MS"/>
          <w:b w:val="1"/>
          <w:rtl w:val="0"/>
        </w:rPr>
        <w:t xml:space="preserve">Resources → GCP → App Engine</w:t>
      </w:r>
      <w:r w:rsidDel="00000000" w:rsidR="00000000" w:rsidRPr="00000000">
        <w:rPr>
          <w:rtl w:val="0"/>
        </w:rPr>
        <w:t xml:space="preserve">.</w:t>
      </w:r>
    </w:p>
    <w:p w:rsidR="00000000" w:rsidDel="00000000" w:rsidP="00000000" w:rsidRDefault="00000000" w:rsidRPr="00000000" w14:paraId="000006EB">
      <w:pPr>
        <w:jc w:val="left"/>
        <w:rPr/>
      </w:pPr>
      <w:r w:rsidDel="00000000" w:rsidR="00000000" w:rsidRPr="00000000">
        <w:rPr>
          <w:rtl w:val="0"/>
        </w:rPr>
      </w:r>
    </w:p>
    <w:p w:rsidR="00000000" w:rsidDel="00000000" w:rsidP="00000000" w:rsidRDefault="00000000" w:rsidRPr="00000000" w14:paraId="000006EC">
      <w:pPr>
        <w:pStyle w:val="Heading1"/>
        <w:rPr/>
      </w:pPr>
      <w:bookmarkStart w:colFirst="0" w:colLast="0" w:name="_eh9mdfy8v51t" w:id="78"/>
      <w:bookmarkEnd w:id="78"/>
      <w:r w:rsidDel="00000000" w:rsidR="00000000" w:rsidRPr="00000000">
        <w:rPr>
          <w:rtl w:val="0"/>
        </w:rPr>
        <w:t xml:space="preserve">Lab 10</w:t>
      </w:r>
      <w:r w:rsidDel="00000000" w:rsidR="00000000" w:rsidRPr="00000000">
        <w:rPr>
          <w:rtl w:val="0"/>
        </w:rPr>
        <w:t xml:space="preserve"> - Cloud Spanner</w:t>
      </w:r>
      <w:r w:rsidDel="00000000" w:rsidR="00000000" w:rsidRPr="00000000">
        <w:rPr>
          <w:rtl w:val="0"/>
        </w:rPr>
      </w:r>
    </w:p>
    <w:p w:rsidR="00000000" w:rsidDel="00000000" w:rsidP="00000000" w:rsidRDefault="00000000" w:rsidRPr="00000000" w14:paraId="000006ED">
      <w:pPr>
        <w:jc w:val="left"/>
        <w:rPr>
          <w:color w:val="b7b7b7"/>
        </w:rPr>
      </w:pPr>
      <w:r w:rsidDel="00000000" w:rsidR="00000000" w:rsidRPr="00000000">
        <w:rPr>
          <w:color w:val="b7b7b7"/>
          <w:rtl w:val="0"/>
        </w:rPr>
        <w:t xml:space="preserve">Duration: 45:00</w:t>
      </w:r>
    </w:p>
    <w:p w:rsidR="00000000" w:rsidDel="00000000" w:rsidP="00000000" w:rsidRDefault="00000000" w:rsidRPr="00000000" w14:paraId="000006EE">
      <w:pPr>
        <w:jc w:val="left"/>
        <w:rPr>
          <w:color w:val="b7b7b7"/>
        </w:rPr>
      </w:pPr>
      <w:r w:rsidDel="00000000" w:rsidR="00000000" w:rsidRPr="00000000">
        <w:rPr>
          <w:rtl w:val="0"/>
        </w:rPr>
      </w:r>
    </w:p>
    <w:p w:rsidR="00000000" w:rsidDel="00000000" w:rsidP="00000000" w:rsidRDefault="00000000" w:rsidRPr="00000000" w14:paraId="000006EF">
      <w:pPr>
        <w:jc w:val="left"/>
        <w:rPr/>
      </w:pPr>
      <w:r w:rsidDel="00000000" w:rsidR="00000000" w:rsidRPr="00000000">
        <w:rPr>
          <w:rtl w:val="0"/>
        </w:rPr>
        <w:t xml:space="preserve">When performance and transactions are critical to your application, Cloud Spanner is the relational database service to use. It delivers global transactional consistency that can scale to massive performance levels. Let's see how we can update our application to use the Spring Cloud GCP starter for Cloud Spanner.</w:t>
      </w:r>
    </w:p>
    <w:p w:rsidR="00000000" w:rsidDel="00000000" w:rsidP="00000000" w:rsidRDefault="00000000" w:rsidRPr="00000000" w14:paraId="000006F0">
      <w:pPr>
        <w:pStyle w:val="Heading2"/>
        <w:jc w:val="left"/>
        <w:rPr/>
      </w:pPr>
      <w:bookmarkStart w:colFirst="0" w:colLast="0" w:name="_lhoiet9pkvw8" w:id="79"/>
      <w:bookmarkEnd w:id="79"/>
      <w:r w:rsidDel="00000000" w:rsidR="00000000" w:rsidRPr="00000000">
        <w:rPr>
          <w:rtl w:val="0"/>
        </w:rPr>
        <w:t xml:space="preserve">Task 1 - Enable Cloud Spanner API</w:t>
      </w:r>
    </w:p>
    <w:p w:rsidR="00000000" w:rsidDel="00000000" w:rsidP="00000000" w:rsidRDefault="00000000" w:rsidRPr="00000000" w14:paraId="000006F1">
      <w:pPr>
        <w:rPr/>
      </w:pPr>
      <w:r w:rsidDel="00000000" w:rsidR="00000000" w:rsidRPr="00000000">
        <w:rPr>
          <w:rtl w:val="0"/>
        </w:rPr>
        <w:t xml:space="preserve">1. Enable the Spanner API.</w:t>
      </w:r>
    </w:p>
    <w:p w:rsidR="00000000" w:rsidDel="00000000" w:rsidP="00000000" w:rsidRDefault="00000000" w:rsidRPr="00000000" w14:paraId="000006F2">
      <w:pPr>
        <w:rPr/>
      </w:pPr>
      <w:r w:rsidDel="00000000" w:rsidR="00000000" w:rsidRPr="00000000">
        <w:rPr>
          <w:rtl w:val="0"/>
        </w:rPr>
      </w:r>
    </w:p>
    <w:tbl>
      <w:tblPr>
        <w:tblStyle w:val="Table13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F3">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services enable spanner.googleapis.com</w:t>
            </w:r>
          </w:p>
        </w:tc>
      </w:tr>
    </w:tbl>
    <w:p w:rsidR="00000000" w:rsidDel="00000000" w:rsidP="00000000" w:rsidRDefault="00000000" w:rsidRPr="00000000" w14:paraId="000006F4">
      <w:pPr>
        <w:pStyle w:val="Heading2"/>
        <w:jc w:val="left"/>
        <w:rPr/>
      </w:pPr>
      <w:bookmarkStart w:colFirst="0" w:colLast="0" w:name="_bwohak38hkxl" w:id="80"/>
      <w:bookmarkEnd w:id="80"/>
      <w:r w:rsidDel="00000000" w:rsidR="00000000" w:rsidRPr="00000000">
        <w:rPr>
          <w:rtl w:val="0"/>
        </w:rPr>
      </w:r>
    </w:p>
    <w:p w:rsidR="00000000" w:rsidDel="00000000" w:rsidP="00000000" w:rsidRDefault="00000000" w:rsidRPr="00000000" w14:paraId="000006F5">
      <w:pPr>
        <w:pStyle w:val="Heading2"/>
        <w:jc w:val="left"/>
        <w:rPr/>
      </w:pPr>
      <w:bookmarkStart w:colFirst="0" w:colLast="0" w:name="_ityotmpt8yt6" w:id="81"/>
      <w:bookmarkEnd w:id="81"/>
      <w:r w:rsidDel="00000000" w:rsidR="00000000" w:rsidRPr="00000000">
        <w:rPr>
          <w:rtl w:val="0"/>
        </w:rPr>
        <w:t xml:space="preserve">Task 2 - Create a new Cloud Spanner instance</w:t>
      </w:r>
    </w:p>
    <w:p w:rsidR="00000000" w:rsidDel="00000000" w:rsidP="00000000" w:rsidRDefault="00000000" w:rsidRPr="00000000" w14:paraId="000006F6">
      <w:pPr>
        <w:jc w:val="left"/>
        <w:rPr/>
      </w:pPr>
      <w:r w:rsidDel="00000000" w:rsidR="00000000" w:rsidRPr="00000000">
        <w:rPr>
          <w:rtl w:val="0"/>
        </w:rPr>
        <w:t xml:space="preserve">1. Provision a new Cloud Spanner instance.</w:t>
      </w:r>
    </w:p>
    <w:p w:rsidR="00000000" w:rsidDel="00000000" w:rsidP="00000000" w:rsidRDefault="00000000" w:rsidRPr="00000000" w14:paraId="000006F7">
      <w:pPr>
        <w:jc w:val="left"/>
        <w:rPr/>
      </w:pPr>
      <w:r w:rsidDel="00000000" w:rsidR="00000000" w:rsidRPr="00000000">
        <w:rPr>
          <w:rtl w:val="0"/>
        </w:rPr>
      </w:r>
    </w:p>
    <w:tbl>
      <w:tblPr>
        <w:tblStyle w:val="Table13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F8">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spanner instances create guestbook --config=regional-us-central1 \</w:t>
            </w:r>
          </w:p>
          <w:p w:rsidR="00000000" w:rsidDel="00000000" w:rsidP="00000000" w:rsidRDefault="00000000" w:rsidRPr="00000000" w14:paraId="000006F9">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--nodes=1 --description="Guestbook messages"</w:t>
            </w:r>
          </w:p>
          <w:p w:rsidR="00000000" w:rsidDel="00000000" w:rsidP="00000000" w:rsidRDefault="00000000" w:rsidRPr="00000000" w14:paraId="000006FA">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Creating instance...done.</w:t>
            </w:r>
          </w:p>
        </w:tc>
      </w:tr>
    </w:tbl>
    <w:p w:rsidR="00000000" w:rsidDel="00000000" w:rsidP="00000000" w:rsidRDefault="00000000" w:rsidRPr="00000000" w14:paraId="000006FB">
      <w:pPr>
        <w:pStyle w:val="Heading2"/>
        <w:jc w:val="left"/>
        <w:rPr/>
      </w:pPr>
      <w:bookmarkStart w:colFirst="0" w:colLast="0" w:name="_nv8dve7mkwpw" w:id="82"/>
      <w:bookmarkEnd w:id="82"/>
      <w:r w:rsidDel="00000000" w:rsidR="00000000" w:rsidRPr="00000000">
        <w:rPr>
          <w:rtl w:val="0"/>
        </w:rPr>
      </w:r>
    </w:p>
    <w:p w:rsidR="00000000" w:rsidDel="00000000" w:rsidP="00000000" w:rsidRDefault="00000000" w:rsidRPr="00000000" w14:paraId="000006FC">
      <w:pPr>
        <w:rPr/>
      </w:pPr>
      <w:r w:rsidDel="00000000" w:rsidR="00000000" w:rsidRPr="00000000">
        <w:rPr>
          <w:rtl w:val="0"/>
        </w:rPr>
        <w:t xml:space="preserve">2. Create a new </w:t>
      </w:r>
      <w:r w:rsidDel="00000000" w:rsidR="00000000" w:rsidRPr="00000000">
        <w:rPr>
          <w:rFonts w:ascii="Courier New" w:cs="Courier New" w:eastAsia="Courier New" w:hAnsi="Courier New"/>
          <w:rtl w:val="0"/>
        </w:rPr>
        <w:t xml:space="preserve">messages</w:t>
      </w:r>
      <w:r w:rsidDel="00000000" w:rsidR="00000000" w:rsidRPr="00000000">
        <w:rPr>
          <w:rtl w:val="0"/>
        </w:rPr>
        <w:t xml:space="preserve"> database within the Cloud Spanner instance.</w:t>
      </w:r>
    </w:p>
    <w:p w:rsidR="00000000" w:rsidDel="00000000" w:rsidP="00000000" w:rsidRDefault="00000000" w:rsidRPr="00000000" w14:paraId="000006FD">
      <w:pPr>
        <w:rPr/>
      </w:pPr>
      <w:r w:rsidDel="00000000" w:rsidR="00000000" w:rsidRPr="00000000">
        <w:rPr>
          <w:rtl w:val="0"/>
        </w:rPr>
      </w:r>
    </w:p>
    <w:tbl>
      <w:tblPr>
        <w:tblStyle w:val="Table13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spanner databases create messages --instance=guestbook</w:t>
            </w:r>
          </w:p>
        </w:tc>
      </w:tr>
    </w:tbl>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t xml:space="preserve">3. Confirm the database exists by listing the new instance's databases.</w:t>
      </w:r>
    </w:p>
    <w:p w:rsidR="00000000" w:rsidDel="00000000" w:rsidP="00000000" w:rsidRDefault="00000000" w:rsidRPr="00000000" w14:paraId="00000701">
      <w:pPr>
        <w:rPr/>
      </w:pPr>
      <w:r w:rsidDel="00000000" w:rsidR="00000000" w:rsidRPr="00000000">
        <w:rPr>
          <w:rtl w:val="0"/>
        </w:rPr>
      </w:r>
    </w:p>
    <w:tbl>
      <w:tblPr>
        <w:tblStyle w:val="Table13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spanner databases list --instance=guestbook</w:t>
            </w:r>
          </w:p>
          <w:p w:rsidR="00000000" w:rsidDel="00000000" w:rsidP="00000000" w:rsidRDefault="00000000" w:rsidRPr="00000000" w14:paraId="0000070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NAME      STATE</w:t>
            </w:r>
          </w:p>
          <w:p w:rsidR="00000000" w:rsidDel="00000000" w:rsidP="00000000" w:rsidRDefault="00000000" w:rsidRPr="00000000" w14:paraId="0000070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messages  READY</w:t>
            </w:r>
          </w:p>
        </w:tc>
      </w:tr>
    </w:tbl>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t xml:space="preserve">4. Create a new table in the Cloud Spanner database by creating a file containing the DDL statement to be run and then run it. In the guestbook-service folder create the folder </w:t>
      </w:r>
      <w:r w:rsidDel="00000000" w:rsidR="00000000" w:rsidRPr="00000000">
        <w:rPr>
          <w:rFonts w:ascii="Courier New" w:cs="Courier New" w:eastAsia="Courier New" w:hAnsi="Courier New"/>
          <w:rtl w:val="0"/>
        </w:rPr>
        <w:t xml:space="preserve">db</w:t>
      </w:r>
      <w:r w:rsidDel="00000000" w:rsidR="00000000" w:rsidRPr="00000000">
        <w:rPr>
          <w:rtl w:val="0"/>
        </w:rPr>
        <w:t xml:space="preserve">.</w:t>
      </w:r>
    </w:p>
    <w:p w:rsidR="00000000" w:rsidDel="00000000" w:rsidP="00000000" w:rsidRDefault="00000000" w:rsidRPr="00000000" w14:paraId="00000707">
      <w:pPr>
        <w:rPr/>
      </w:pPr>
      <w:r w:rsidDel="00000000" w:rsidR="00000000" w:rsidRPr="00000000">
        <w:rPr>
          <w:rtl w:val="0"/>
        </w:rPr>
      </w:r>
    </w:p>
    <w:tbl>
      <w:tblPr>
        <w:tblStyle w:val="Table13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~/guestbook-service</w:t>
            </w:r>
          </w:p>
          <w:p w:rsidR="00000000" w:rsidDel="00000000" w:rsidP="00000000" w:rsidRDefault="00000000" w:rsidRPr="00000000" w14:paraId="0000070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mkdir db</w:t>
            </w:r>
          </w:p>
        </w:tc>
      </w:tr>
    </w:tbl>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t xml:space="preserve">5. Create the </w:t>
      </w:r>
      <w:r w:rsidDel="00000000" w:rsidR="00000000" w:rsidRPr="00000000">
        <w:rPr>
          <w:rFonts w:ascii="Courier New" w:cs="Courier New" w:eastAsia="Courier New" w:hAnsi="Courier New"/>
          <w:rtl w:val="0"/>
        </w:rPr>
        <w:t xml:space="preserve">spanner.ddl</w:t>
      </w:r>
      <w:r w:rsidDel="00000000" w:rsidR="00000000" w:rsidRPr="00000000">
        <w:rPr>
          <w:rtl w:val="0"/>
        </w:rPr>
        <w:t xml:space="preserve"> file containing the DDL statement:</w:t>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guestbook-service/db/spanner.ddl</w:t>
      </w:r>
    </w:p>
    <w:tbl>
      <w:tblPr>
        <w:tblStyle w:val="Table13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guestbook_message (</w:t>
            </w:r>
          </w:p>
          <w:p w:rsidR="00000000" w:rsidDel="00000000" w:rsidP="00000000" w:rsidRDefault="00000000" w:rsidRPr="00000000" w14:paraId="0000070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id STRING(36) NOT NULL,</w:t>
            </w:r>
          </w:p>
          <w:p w:rsidR="00000000" w:rsidDel="00000000" w:rsidP="00000000" w:rsidRDefault="00000000" w:rsidRPr="00000000" w14:paraId="0000071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name STRING(255) NOT NULL,</w:t>
            </w:r>
          </w:p>
          <w:p w:rsidR="00000000" w:rsidDel="00000000" w:rsidP="00000000" w:rsidRDefault="00000000" w:rsidRPr="00000000" w14:paraId="0000071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image_uri STRING(255),</w:t>
            </w:r>
          </w:p>
          <w:p w:rsidR="00000000" w:rsidDel="00000000" w:rsidP="00000000" w:rsidRDefault="00000000" w:rsidRPr="00000000" w14:paraId="0000071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message STRING(255)</w:t>
            </w:r>
          </w:p>
          <w:p w:rsidR="00000000" w:rsidDel="00000000" w:rsidP="00000000" w:rsidRDefault="00000000" w:rsidRPr="00000000" w14:paraId="0000071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PRIMARY KEY (id);</w:t>
            </w:r>
          </w:p>
        </w:tc>
      </w:tr>
    </w:tbl>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t xml:space="preserve">6. Run the DDL command using </w:t>
      </w:r>
      <w:r w:rsidDel="00000000" w:rsidR="00000000" w:rsidRPr="00000000">
        <w:rPr>
          <w:rFonts w:ascii="Courier New" w:cs="Courier New" w:eastAsia="Courier New" w:hAnsi="Courier New"/>
          <w:rtl w:val="0"/>
        </w:rPr>
        <w:t xml:space="preserve">gcloud</w:t>
      </w:r>
      <w:r w:rsidDel="00000000" w:rsidR="00000000" w:rsidRPr="00000000">
        <w:rPr>
          <w:rtl w:val="0"/>
        </w:rPr>
        <w:t xml:space="preserve"> to create the table.</w:t>
      </w:r>
    </w:p>
    <w:p w:rsidR="00000000" w:rsidDel="00000000" w:rsidP="00000000" w:rsidRDefault="00000000" w:rsidRPr="00000000" w14:paraId="00000716">
      <w:pPr>
        <w:rPr/>
      </w:pPr>
      <w:r w:rsidDel="00000000" w:rsidR="00000000" w:rsidRPr="00000000">
        <w:rPr>
          <w:rtl w:val="0"/>
        </w:rPr>
      </w:r>
    </w:p>
    <w:tbl>
      <w:tblPr>
        <w:tblStyle w:val="Table13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 gcloud spanner databases ddl update messages \</w:t>
            </w:r>
          </w:p>
          <w:p w:rsidR="00000000" w:rsidDel="00000000" w:rsidP="00000000" w:rsidRDefault="00000000" w:rsidRPr="00000000" w14:paraId="0000071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--instance=guestbook --ddl="$(&lt;db/spanner.ddl)"</w:t>
            </w:r>
          </w:p>
        </w:tc>
      </w:tr>
    </w:tbl>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pStyle w:val="Heading2"/>
        <w:rPr/>
      </w:pPr>
      <w:bookmarkStart w:colFirst="0" w:colLast="0" w:name="_uvls94pu266" w:id="83"/>
      <w:bookmarkEnd w:id="83"/>
      <w:r w:rsidDel="00000000" w:rsidR="00000000" w:rsidRPr="00000000">
        <w:rPr>
          <w:rtl w:val="0"/>
        </w:rPr>
        <w:t xml:space="preserve">Task 3 - Add Spring Cloud GCP Cloud Spanner Starter</w:t>
      </w:r>
    </w:p>
    <w:p w:rsidR="00000000" w:rsidDel="00000000" w:rsidP="00000000" w:rsidRDefault="00000000" w:rsidRPr="00000000" w14:paraId="0000071B">
      <w:pPr>
        <w:jc w:val="left"/>
        <w:rPr/>
      </w:pPr>
      <w:r w:rsidDel="00000000" w:rsidR="00000000" w:rsidRPr="00000000">
        <w:rPr>
          <w:rtl w:val="0"/>
        </w:rPr>
        <w:t xml:space="preserve">1. Update the Guestbook Service's </w:t>
      </w:r>
      <w:r w:rsidDel="00000000" w:rsidR="00000000" w:rsidRPr="00000000">
        <w:rPr>
          <w:rFonts w:ascii="Courier New" w:cs="Courier New" w:eastAsia="Courier New" w:hAnsi="Courier New"/>
          <w:rtl w:val="0"/>
        </w:rPr>
        <w:t xml:space="preserve">pom.xml</w:t>
      </w:r>
      <w:r w:rsidDel="00000000" w:rsidR="00000000" w:rsidRPr="00000000">
        <w:rPr>
          <w:rtl w:val="0"/>
        </w:rPr>
        <w:t xml:space="preserve"> file with a newer version of the Spring Cloud GCP and the  Cloud Spanner Starter dependency.</w:t>
      </w:r>
    </w:p>
    <w:p w:rsidR="00000000" w:rsidDel="00000000" w:rsidP="00000000" w:rsidRDefault="00000000" w:rsidRPr="00000000" w14:paraId="0000071C">
      <w:pPr>
        <w:jc w:val="left"/>
        <w:rPr/>
      </w:pPr>
      <w:r w:rsidDel="00000000" w:rsidR="00000000" w:rsidRPr="00000000">
        <w:rPr>
          <w:rtl w:val="0"/>
        </w:rPr>
      </w:r>
    </w:p>
    <w:p w:rsidR="00000000" w:rsidDel="00000000" w:rsidP="00000000" w:rsidRDefault="00000000" w:rsidRPr="00000000" w14:paraId="0000071D">
      <w:pPr>
        <w:jc w:val="left"/>
        <w:rPr/>
      </w:pPr>
      <w:r w:rsidDel="00000000" w:rsidR="00000000" w:rsidRPr="00000000">
        <w:rPr>
          <w:rFonts w:ascii="Courier New" w:cs="Courier New" w:eastAsia="Courier New" w:hAnsi="Courier New"/>
          <w:rtl w:val="0"/>
        </w:rPr>
        <w:t xml:space="preserve">guestbook-service/pom.xml</w:t>
      </w:r>
      <w:r w:rsidDel="00000000" w:rsidR="00000000" w:rsidRPr="00000000">
        <w:rPr>
          <w:rtl w:val="0"/>
        </w:rPr>
      </w:r>
    </w:p>
    <w:tbl>
      <w:tblPr>
        <w:tblStyle w:val="Table13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1E">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&lt;?xml version="1.0" encoding="UTF-8"?&gt;</w:t>
            </w:r>
          </w:p>
          <w:p w:rsidR="00000000" w:rsidDel="00000000" w:rsidP="00000000" w:rsidRDefault="00000000" w:rsidRPr="00000000" w14:paraId="0000071F">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&lt;project xmlns="http://maven.apache.org/POM/4.0.0" ...&gt;</w:t>
            </w:r>
          </w:p>
          <w:p w:rsidR="00000000" w:rsidDel="00000000" w:rsidP="00000000" w:rsidRDefault="00000000" w:rsidRPr="00000000" w14:paraId="00000720">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tab/>
            </w:r>
          </w:p>
          <w:p w:rsidR="00000000" w:rsidDel="00000000" w:rsidP="00000000" w:rsidRDefault="00000000" w:rsidRPr="00000000" w14:paraId="00000722">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72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725">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&lt;dependency&gt;</w:t>
            </w:r>
          </w:p>
          <w:p w:rsidR="00000000" w:rsidDel="00000000" w:rsidP="00000000" w:rsidRDefault="00000000" w:rsidRPr="00000000" w14:paraId="00000726">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&lt;groupId&gt;org.springframework.cloud&lt;/groupId&gt;</w:t>
            </w:r>
          </w:p>
          <w:p w:rsidR="00000000" w:rsidDel="00000000" w:rsidP="00000000" w:rsidRDefault="00000000" w:rsidRPr="00000000" w14:paraId="00000727">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&lt;artifactId&gt;spring-cloud-gcp-starter-data-spanner&lt;/artifactId&gt;</w:t>
            </w:r>
          </w:p>
          <w:p w:rsidR="00000000" w:rsidDel="00000000" w:rsidP="00000000" w:rsidRDefault="00000000" w:rsidRPr="00000000" w14:paraId="00000728">
            <w:pPr>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&lt;/dependency&gt;</w:t>
            </w:r>
          </w:p>
          <w:p w:rsidR="00000000" w:rsidDel="00000000" w:rsidP="00000000" w:rsidRDefault="00000000" w:rsidRPr="00000000" w14:paraId="0000072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72A">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72C">
            <w:pPr>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&lt;/project&gt;</w:t>
            </w:r>
          </w:p>
        </w:tc>
      </w:tr>
    </w:tbl>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pStyle w:val="Heading2"/>
        <w:jc w:val="left"/>
        <w:rPr/>
      </w:pPr>
      <w:bookmarkStart w:colFirst="0" w:colLast="0" w:name="_t2u5u2cz39vp" w:id="84"/>
      <w:bookmarkEnd w:id="84"/>
      <w:r w:rsidDel="00000000" w:rsidR="00000000" w:rsidRPr="00000000">
        <w:rPr>
          <w:rtl w:val="0"/>
        </w:rPr>
        <w:t xml:space="preserve">Task 4 - Configure the Cloud Profile to use Cloud Spanner</w:t>
      </w:r>
    </w:p>
    <w:p w:rsidR="00000000" w:rsidDel="00000000" w:rsidP="00000000" w:rsidRDefault="00000000" w:rsidRPr="00000000" w14:paraId="0000072F">
      <w:pPr>
        <w:rPr/>
      </w:pPr>
      <w:r w:rsidDel="00000000" w:rsidR="00000000" w:rsidRPr="00000000">
        <w:rPr>
          <w:rtl w:val="0"/>
        </w:rPr>
        <w:t xml:space="preserve">1. Add Spanner Instance and Database configuration to </w:t>
      </w:r>
      <w:r w:rsidDel="00000000" w:rsidR="00000000" w:rsidRPr="00000000">
        <w:rPr>
          <w:rFonts w:ascii="Courier New" w:cs="Courier New" w:eastAsia="Courier New" w:hAnsi="Courier New"/>
          <w:rtl w:val="0"/>
        </w:rPr>
        <w:t xml:space="preserve">application-cloud.properties</w:t>
      </w:r>
      <w:r w:rsidDel="00000000" w:rsidR="00000000" w:rsidRPr="00000000">
        <w:rPr>
          <w:rtl w:val="0"/>
        </w:rPr>
        <w:t xml:space="preserve">, and delete the Cloud SQL configurations.</w:t>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jc w:val="left"/>
        <w:rPr/>
      </w:pPr>
      <w:r w:rsidDel="00000000" w:rsidR="00000000" w:rsidRPr="00000000">
        <w:rPr>
          <w:rFonts w:ascii="Courier New" w:cs="Courier New" w:eastAsia="Courier New" w:hAnsi="Courier New"/>
          <w:rtl w:val="0"/>
        </w:rPr>
        <w:t xml:space="preserve">guestbook-service/src/main/resources/application-cloud.properties</w:t>
      </w:r>
      <w:r w:rsidDel="00000000" w:rsidR="00000000" w:rsidRPr="00000000">
        <w:rPr>
          <w:rtl w:val="0"/>
        </w:rPr>
      </w:r>
    </w:p>
    <w:tbl>
      <w:tblPr>
        <w:tblStyle w:val="Table13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spring.cloud.gcp.spanner.instance-id=guestbook</w:t>
            </w:r>
          </w:p>
          <w:p w:rsidR="00000000" w:rsidDel="00000000" w:rsidP="00000000" w:rsidRDefault="00000000" w:rsidRPr="00000000" w14:paraId="0000073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spring.cloud.gcp.spanner.database=messages</w:t>
            </w:r>
          </w:p>
          <w:p w:rsidR="00000000" w:rsidDel="00000000" w:rsidP="00000000" w:rsidRDefault="00000000" w:rsidRPr="00000000" w14:paraId="00000734">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735">
            <w:pPr>
              <w:widowControl w:val="0"/>
              <w:spacing w:line="240" w:lineRule="auto"/>
              <w:jc w:val="left"/>
              <w:rPr>
                <w:rFonts w:ascii="Courier New" w:cs="Courier New" w:eastAsia="Courier New" w:hAnsi="Courier New"/>
                <w:b w:val="1"/>
                <w:strike w:val="1"/>
              </w:rPr>
            </w:pPr>
            <w:r w:rsidDel="00000000" w:rsidR="00000000" w:rsidRPr="00000000">
              <w:rPr>
                <w:rFonts w:ascii="Courier New" w:cs="Courier New" w:eastAsia="Courier New" w:hAnsi="Courier New"/>
                <w:b w:val="1"/>
                <w:strike w:val="1"/>
                <w:rtl w:val="0"/>
              </w:rPr>
              <w:t xml:space="preserve">spring.cloud.gcp.sql.enabled=true</w:t>
            </w:r>
          </w:p>
          <w:p w:rsidR="00000000" w:rsidDel="00000000" w:rsidP="00000000" w:rsidRDefault="00000000" w:rsidRPr="00000000" w14:paraId="00000736">
            <w:pPr>
              <w:widowControl w:val="0"/>
              <w:spacing w:line="240" w:lineRule="auto"/>
              <w:jc w:val="left"/>
              <w:rPr>
                <w:rFonts w:ascii="Courier New" w:cs="Courier New" w:eastAsia="Courier New" w:hAnsi="Courier New"/>
                <w:b w:val="1"/>
                <w:strike w:val="1"/>
              </w:rPr>
            </w:pPr>
            <w:r w:rsidDel="00000000" w:rsidR="00000000" w:rsidRPr="00000000">
              <w:rPr>
                <w:rFonts w:ascii="Courier New" w:cs="Courier New" w:eastAsia="Courier New" w:hAnsi="Courier New"/>
                <w:b w:val="1"/>
                <w:strike w:val="1"/>
                <w:rtl w:val="0"/>
              </w:rPr>
              <w:t xml:space="preserve">spring.cloud.gcp.sql.database-name=messages</w:t>
            </w:r>
          </w:p>
          <w:p w:rsidR="00000000" w:rsidDel="00000000" w:rsidP="00000000" w:rsidRDefault="00000000" w:rsidRPr="00000000" w14:paraId="00000737">
            <w:pPr>
              <w:widowControl w:val="0"/>
              <w:spacing w:line="240" w:lineRule="auto"/>
              <w:jc w:val="left"/>
              <w:rPr>
                <w:rFonts w:ascii="Courier New" w:cs="Courier New" w:eastAsia="Courier New" w:hAnsi="Courier New"/>
                <w:b w:val="1"/>
                <w:strike w:val="1"/>
              </w:rPr>
            </w:pPr>
            <w:r w:rsidDel="00000000" w:rsidR="00000000" w:rsidRPr="00000000">
              <w:rPr>
                <w:rFonts w:ascii="Courier New" w:cs="Courier New" w:eastAsia="Courier New" w:hAnsi="Courier New"/>
                <w:b w:val="1"/>
                <w:strike w:val="1"/>
                <w:rtl w:val="0"/>
              </w:rPr>
              <w:t xml:space="preserve">spring.cloud.gcp.sql.instance-connection-name=...</w:t>
            </w:r>
          </w:p>
          <w:p w:rsidR="00000000" w:rsidDel="00000000" w:rsidP="00000000" w:rsidRDefault="00000000" w:rsidRPr="00000000" w14:paraId="00000738">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73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73A">
      <w:pPr>
        <w:jc w:val="left"/>
        <w:rPr/>
      </w:pPr>
      <w:r w:rsidDel="00000000" w:rsidR="00000000" w:rsidRPr="00000000">
        <w:rPr>
          <w:rtl w:val="0"/>
        </w:rPr>
      </w:r>
    </w:p>
    <w:p w:rsidR="00000000" w:rsidDel="00000000" w:rsidP="00000000" w:rsidRDefault="00000000" w:rsidRPr="00000000" w14:paraId="0000073B">
      <w:pPr>
        <w:pStyle w:val="Heading2"/>
        <w:jc w:val="left"/>
        <w:rPr/>
      </w:pPr>
      <w:bookmarkStart w:colFirst="0" w:colLast="0" w:name="_s46ak38k6s0t" w:id="85"/>
      <w:bookmarkEnd w:id="85"/>
      <w:r w:rsidDel="00000000" w:rsidR="00000000" w:rsidRPr="00000000">
        <w:rPr>
          <w:rtl w:val="0"/>
        </w:rPr>
        <w:t xml:space="preserve">Task 5 - Update the backend to use Cloud Spanner</w:t>
      </w:r>
    </w:p>
    <w:p w:rsidR="00000000" w:rsidDel="00000000" w:rsidP="00000000" w:rsidRDefault="00000000" w:rsidRPr="00000000" w14:paraId="0000073C">
      <w:pPr>
        <w:rPr/>
      </w:pPr>
      <w:r w:rsidDel="00000000" w:rsidR="00000000" w:rsidRPr="00000000">
        <w:rPr>
          <w:rtl w:val="0"/>
        </w:rPr>
        <w:t xml:space="preserve">We can use the </w:t>
      </w:r>
      <w:r w:rsidDel="00000000" w:rsidR="00000000" w:rsidRPr="00000000">
        <w:rPr>
          <w:rFonts w:ascii="Courier New" w:cs="Courier New" w:eastAsia="Courier New" w:hAnsi="Courier New"/>
          <w:rtl w:val="0"/>
        </w:rPr>
        <w:t xml:space="preserve">@Table</w:t>
      </w:r>
      <w:r w:rsidDel="00000000" w:rsidR="00000000" w:rsidRPr="00000000">
        <w:rPr>
          <w:rtl w:val="0"/>
        </w:rPr>
        <w:t xml:space="preserve"> annotation to map a Java class to a Cloud Spanner table, and we can use the </w:t>
      </w:r>
      <w:r w:rsidDel="00000000" w:rsidR="00000000" w:rsidRPr="00000000">
        <w:rPr>
          <w:rFonts w:ascii="Courier New" w:cs="Courier New" w:eastAsia="Courier New" w:hAnsi="Courier New"/>
          <w:rtl w:val="0"/>
        </w:rPr>
        <w:t xml:space="preserve">@Column</w:t>
      </w:r>
      <w:r w:rsidDel="00000000" w:rsidR="00000000" w:rsidRPr="00000000">
        <w:rPr>
          <w:rtl w:val="0"/>
        </w:rPr>
        <w:t xml:space="preserve"> annotation to map properties to table columns.</w:t>
      </w:r>
    </w:p>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rPr/>
      </w:pPr>
      <w:r w:rsidDel="00000000" w:rsidR="00000000" w:rsidRPr="00000000">
        <w:rPr>
          <w:rtl w:val="0"/>
        </w:rPr>
        <w:t xml:space="preserve">In the next code snippet, we will use the </w:t>
      </w:r>
      <w:r w:rsidDel="00000000" w:rsidR="00000000" w:rsidRPr="00000000">
        <w:rPr>
          <w:rFonts w:ascii="Courier New" w:cs="Courier New" w:eastAsia="Courier New" w:hAnsi="Courier New"/>
          <w:rtl w:val="0"/>
        </w:rPr>
        <w:t xml:space="preserve">@Table</w:t>
      </w:r>
      <w:r w:rsidDel="00000000" w:rsidR="00000000" w:rsidRPr="00000000">
        <w:rPr>
          <w:rtl w:val="0"/>
        </w:rPr>
        <w:t xml:space="preserve"> annotation to map to the </w:t>
      </w:r>
      <w:r w:rsidDel="00000000" w:rsidR="00000000" w:rsidRPr="00000000">
        <w:rPr>
          <w:rFonts w:ascii="Courier New" w:cs="Courier New" w:eastAsia="Courier New" w:hAnsi="Courier New"/>
          <w:rtl w:val="0"/>
        </w:rPr>
        <w:t xml:space="preserve">guestbook_message</w:t>
      </w:r>
      <w:r w:rsidDel="00000000" w:rsidR="00000000" w:rsidRPr="00000000">
        <w:rPr>
          <w:rtl w:val="0"/>
        </w:rPr>
        <w:t xml:space="preserve"> table that was created when you ran the DDL statement with </w:t>
      </w:r>
      <w:r w:rsidDel="00000000" w:rsidR="00000000" w:rsidRPr="00000000">
        <w:rPr>
          <w:rFonts w:ascii="Courier New" w:cs="Courier New" w:eastAsia="Courier New" w:hAnsi="Courier New"/>
          <w:rtl w:val="0"/>
        </w:rPr>
        <w:t xml:space="preserve">gcloud</w:t>
      </w:r>
      <w:r w:rsidDel="00000000" w:rsidR="00000000" w:rsidRPr="00000000">
        <w:rPr>
          <w:rtl w:val="0"/>
        </w:rPr>
        <w:t xml:space="preserve"> above.</w:t>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property is specified as the primary key. In the class constructor, the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property gets auto populated with a random UUID.  UUIDv4 is the recommended ID format rather than monotonically increasing ID. This helps Spanner to avoid creating hotspots when Spanner automatically shards the data.</w:t>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t xml:space="preserve">The other class properties included match the table's schema in the DDL statement, except for </w:t>
      </w:r>
      <w:r w:rsidDel="00000000" w:rsidR="00000000" w:rsidRPr="00000000">
        <w:rPr>
          <w:rFonts w:ascii="Courier New" w:cs="Courier New" w:eastAsia="Courier New" w:hAnsi="Courier New"/>
          <w:rtl w:val="0"/>
        </w:rPr>
        <w:t xml:space="preserve">imageUri</w:t>
      </w:r>
      <w:r w:rsidDel="00000000" w:rsidR="00000000" w:rsidRPr="00000000">
        <w:rPr>
          <w:rtl w:val="0"/>
        </w:rPr>
        <w:t xml:space="preserve"> which uses the </w:t>
      </w:r>
      <w:r w:rsidDel="00000000" w:rsidR="00000000" w:rsidRPr="00000000">
        <w:rPr>
          <w:rFonts w:ascii="Courier New" w:cs="Courier New" w:eastAsia="Courier New" w:hAnsi="Courier New"/>
          <w:rtl w:val="0"/>
        </w:rPr>
        <w:t xml:space="preserve">@Column</w:t>
      </w:r>
      <w:r w:rsidDel="00000000" w:rsidR="00000000" w:rsidRPr="00000000">
        <w:rPr>
          <w:rtl w:val="0"/>
        </w:rPr>
        <w:t xml:space="preserve"> annotation to map the actual table column name </w:t>
      </w:r>
      <w:r w:rsidDel="00000000" w:rsidR="00000000" w:rsidRPr="00000000">
        <w:rPr>
          <w:rFonts w:ascii="Courier New" w:cs="Courier New" w:eastAsia="Courier New" w:hAnsi="Courier New"/>
          <w:rtl w:val="0"/>
        </w:rPr>
        <w:t xml:space="preserve">image_uri</w:t>
      </w:r>
      <w:r w:rsidDel="00000000" w:rsidR="00000000" w:rsidRPr="00000000">
        <w:rPr>
          <w:rtl w:val="0"/>
        </w:rPr>
        <w:t xml:space="preserve"> to the property name </w:t>
      </w:r>
      <w:r w:rsidDel="00000000" w:rsidR="00000000" w:rsidRPr="00000000">
        <w:rPr>
          <w:rFonts w:ascii="Courier New" w:cs="Courier New" w:eastAsia="Courier New" w:hAnsi="Courier New"/>
          <w:rtl w:val="0"/>
        </w:rPr>
        <w:t xml:space="preserve">imageUri</w:t>
      </w:r>
      <w:r w:rsidDel="00000000" w:rsidR="00000000" w:rsidRPr="00000000">
        <w:rPr>
          <w:rtl w:val="0"/>
        </w:rPr>
        <w:t xml:space="preserve">. </w:t>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t xml:space="preserve">1. Replace </w:t>
      </w:r>
      <w:r w:rsidDel="00000000" w:rsidR="00000000" w:rsidRPr="00000000">
        <w:rPr>
          <w:rFonts w:ascii="Courier New" w:cs="Courier New" w:eastAsia="Courier New" w:hAnsi="Courier New"/>
          <w:rtl w:val="0"/>
        </w:rPr>
        <w:t xml:space="preserve">GuestbookMessage.java </w:t>
      </w:r>
      <w:r w:rsidDel="00000000" w:rsidR="00000000" w:rsidRPr="00000000">
        <w:rPr>
          <w:rtl w:val="0"/>
        </w:rPr>
        <w:t xml:space="preserve">to use the Spanner Annotations.</w:t>
      </w:r>
    </w:p>
    <w:p w:rsidR="00000000" w:rsidDel="00000000" w:rsidP="00000000" w:rsidRDefault="00000000" w:rsidRPr="00000000" w14:paraId="00000745">
      <w:pPr>
        <w:jc w:val="left"/>
        <w:rPr/>
      </w:pPr>
      <w:r w:rsidDel="00000000" w:rsidR="00000000" w:rsidRPr="00000000">
        <w:rPr>
          <w:rtl w:val="0"/>
        </w:rPr>
      </w:r>
    </w:p>
    <w:p w:rsidR="00000000" w:rsidDel="00000000" w:rsidP="00000000" w:rsidRDefault="00000000" w:rsidRPr="00000000" w14:paraId="00000746">
      <w:pPr>
        <w:jc w:val="left"/>
        <w:rPr>
          <w:sz w:val="20"/>
          <w:szCs w:val="20"/>
        </w:rPr>
      </w:pPr>
      <w:r w:rsidDel="00000000" w:rsidR="00000000" w:rsidRPr="00000000">
        <w:rPr>
          <w:rFonts w:ascii="Courier New" w:cs="Courier New" w:eastAsia="Courier New" w:hAnsi="Courier New"/>
          <w:sz w:val="20"/>
          <w:szCs w:val="20"/>
          <w:rtl w:val="0"/>
        </w:rPr>
        <w:t xml:space="preserve">guestbook-service/src/main/java/com/example/guestbook/GuestbookMessage.java</w:t>
      </w:r>
      <w:r w:rsidDel="00000000" w:rsidR="00000000" w:rsidRPr="00000000">
        <w:rPr>
          <w:rtl w:val="0"/>
        </w:rPr>
      </w:r>
    </w:p>
    <w:tbl>
      <w:tblPr>
        <w:tblStyle w:val="Table13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package com.example.guestbook;</w:t>
            </w:r>
          </w:p>
          <w:p w:rsidR="00000000" w:rsidDel="00000000" w:rsidP="00000000" w:rsidRDefault="00000000" w:rsidRPr="00000000" w14:paraId="00000748">
            <w:pPr>
              <w:widowControl w:val="0"/>
              <w:spacing w:line="240" w:lineRule="auto"/>
              <w:jc w:val="left"/>
              <w:rPr>
                <w:rFonts w:ascii="Courier New" w:cs="Courier New" w:eastAsia="Courier New" w:hAnsi="Courier New"/>
                <w:b w:val="1"/>
                <w:strike w:val="1"/>
              </w:rPr>
            </w:pPr>
            <w:r w:rsidDel="00000000" w:rsidR="00000000" w:rsidRPr="00000000">
              <w:rPr>
                <w:rtl w:val="0"/>
              </w:rPr>
            </w:r>
          </w:p>
          <w:p w:rsidR="00000000" w:rsidDel="00000000" w:rsidP="00000000" w:rsidRDefault="00000000" w:rsidRPr="00000000" w14:paraId="0000074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lombok.*;</w:t>
            </w:r>
          </w:p>
          <w:p w:rsidR="00000000" w:rsidDel="00000000" w:rsidP="00000000" w:rsidRDefault="00000000" w:rsidRPr="00000000" w14:paraId="0000074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org.springframework.cloud.gcp.data.spanner.core.mapping.*;</w:t>
            </w:r>
          </w:p>
          <w:p w:rsidR="00000000" w:rsidDel="00000000" w:rsidP="00000000" w:rsidRDefault="00000000" w:rsidRPr="00000000" w14:paraId="0000074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org.springframework.data.annotation.Id;</w:t>
            </w:r>
          </w:p>
          <w:p w:rsidR="00000000" w:rsidDel="00000000" w:rsidP="00000000" w:rsidRDefault="00000000" w:rsidRPr="00000000" w14:paraId="0000074C">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74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w:t>
            </w:r>
          </w:p>
          <w:p w:rsidR="00000000" w:rsidDel="00000000" w:rsidP="00000000" w:rsidRDefault="00000000" w:rsidRPr="00000000" w14:paraId="0000074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@Table(name = "guestbook_message")</w:t>
            </w:r>
          </w:p>
          <w:p w:rsidR="00000000" w:rsidDel="00000000" w:rsidP="00000000" w:rsidRDefault="00000000" w:rsidRPr="00000000" w14:paraId="0000074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public class GuestbookMessage {</w:t>
            </w:r>
          </w:p>
          <w:p w:rsidR="00000000" w:rsidDel="00000000" w:rsidP="00000000" w:rsidRDefault="00000000" w:rsidRPr="00000000" w14:paraId="0000075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@PrimaryKey</w:t>
            </w:r>
          </w:p>
          <w:p w:rsidR="00000000" w:rsidDel="00000000" w:rsidP="00000000" w:rsidRDefault="00000000" w:rsidRPr="00000000" w14:paraId="0000075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@Id</w:t>
            </w:r>
          </w:p>
          <w:p w:rsidR="00000000" w:rsidDel="00000000" w:rsidP="00000000" w:rsidRDefault="00000000" w:rsidRPr="00000000" w14:paraId="0000075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private String id;</w:t>
            </w:r>
          </w:p>
          <w:p w:rsidR="00000000" w:rsidDel="00000000" w:rsidP="00000000" w:rsidRDefault="00000000" w:rsidRPr="00000000" w14:paraId="00000753">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75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private String name;</w:t>
            </w:r>
          </w:p>
          <w:p w:rsidR="00000000" w:rsidDel="00000000" w:rsidP="00000000" w:rsidRDefault="00000000" w:rsidRPr="00000000" w14:paraId="0000075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r>
          </w:p>
          <w:p w:rsidR="00000000" w:rsidDel="00000000" w:rsidP="00000000" w:rsidRDefault="00000000" w:rsidRPr="00000000" w14:paraId="00000756">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private String message;</w:t>
            </w:r>
          </w:p>
          <w:p w:rsidR="00000000" w:rsidDel="00000000" w:rsidP="00000000" w:rsidRDefault="00000000" w:rsidRPr="00000000" w14:paraId="00000757">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75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@Column(name = "image_uri")</w:t>
            </w:r>
          </w:p>
          <w:p w:rsidR="00000000" w:rsidDel="00000000" w:rsidP="00000000" w:rsidRDefault="00000000" w:rsidRPr="00000000" w14:paraId="0000075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private String imageUri;</w:t>
            </w:r>
          </w:p>
          <w:p w:rsidR="00000000" w:rsidDel="00000000" w:rsidP="00000000" w:rsidRDefault="00000000" w:rsidRPr="00000000" w14:paraId="0000075A">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75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public GuestbookMessage() {</w:t>
            </w:r>
          </w:p>
          <w:p w:rsidR="00000000" w:rsidDel="00000000" w:rsidP="00000000" w:rsidRDefault="00000000" w:rsidRPr="00000000" w14:paraId="0000075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this.id = java.util.UUID.randomUUID().toString();</w:t>
            </w:r>
          </w:p>
          <w:p w:rsidR="00000000" w:rsidDel="00000000" w:rsidP="00000000" w:rsidRDefault="00000000" w:rsidRPr="00000000" w14:paraId="0000075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75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tc>
      </w:tr>
    </w:tbl>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pStyle w:val="Heading2"/>
        <w:jc w:val="left"/>
        <w:rPr/>
      </w:pPr>
      <w:bookmarkStart w:colFirst="0" w:colLast="0" w:name="_t8ruj6v3nmoj" w:id="86"/>
      <w:bookmarkEnd w:id="86"/>
      <w:r w:rsidDel="00000000" w:rsidR="00000000" w:rsidRPr="00000000">
        <w:rPr>
          <w:rtl w:val="0"/>
        </w:rPr>
        <w:t xml:space="preserve">Task 6 - Add a Method to Find Messages by Name</w:t>
      </w:r>
    </w:p>
    <w:p w:rsidR="00000000" w:rsidDel="00000000" w:rsidP="00000000" w:rsidRDefault="00000000" w:rsidRPr="00000000" w14:paraId="00000762">
      <w:pPr>
        <w:rPr/>
      </w:pPr>
      <w:r w:rsidDel="00000000" w:rsidR="00000000" w:rsidRPr="00000000">
        <w:rPr>
          <w:rtl w:val="0"/>
        </w:rPr>
        <w:t xml:space="preserve">Spring Data Spanner implements a number of commonly used Spring Data patterns, such as creating simple methods that can automatically get translated to corresponding SQL queries. </w:t>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t xml:space="preserve">For example, a simple method signature </w:t>
      </w:r>
      <w:r w:rsidDel="00000000" w:rsidR="00000000" w:rsidRPr="00000000">
        <w:rPr>
          <w:rFonts w:ascii="Courier New" w:cs="Courier New" w:eastAsia="Courier New" w:hAnsi="Courier New"/>
          <w:rtl w:val="0"/>
        </w:rPr>
        <w:t xml:space="preserve">List&lt;GuestbookMessage&gt; findByName(String name);</w:t>
      </w:r>
      <w:r w:rsidDel="00000000" w:rsidR="00000000" w:rsidRPr="00000000">
        <w:rPr>
          <w:rtl w:val="0"/>
        </w:rPr>
        <w:t xml:space="preserve"> The Spring framework enables the ability to query our Cloud Spanner table with the SQL query </w:t>
      </w:r>
      <w:r w:rsidDel="00000000" w:rsidR="00000000" w:rsidRPr="00000000">
        <w:rPr>
          <w:rFonts w:ascii="Courier New" w:cs="Courier New" w:eastAsia="Courier New" w:hAnsi="Courier New"/>
          <w:rtl w:val="0"/>
        </w:rPr>
        <w:t xml:space="preserve">SELECT * FROM guestbook_message WHERE name = ?</w:t>
      </w:r>
      <w:r w:rsidDel="00000000" w:rsidR="00000000" w:rsidRPr="00000000">
        <w:rPr>
          <w:rtl w:val="0"/>
        </w:rPr>
        <w:t xml:space="preserve">.</w:t>
      </w:r>
    </w:p>
    <w:p w:rsidR="00000000" w:rsidDel="00000000" w:rsidP="00000000" w:rsidRDefault="00000000" w:rsidRPr="00000000" w14:paraId="00000765">
      <w:pPr>
        <w:rPr/>
      </w:pPr>
      <w:r w:rsidDel="00000000" w:rsidR="00000000" w:rsidRPr="00000000">
        <w:rPr>
          <w:rtl w:val="0"/>
        </w:rPr>
      </w:r>
    </w:p>
    <w:p w:rsidR="00000000" w:rsidDel="00000000" w:rsidP="00000000" w:rsidRDefault="00000000" w:rsidRPr="00000000" w14:paraId="00000766">
      <w:pPr>
        <w:rPr/>
      </w:pPr>
      <w:r w:rsidDel="00000000" w:rsidR="00000000" w:rsidRPr="00000000">
        <w:rPr>
          <w:rtl w:val="0"/>
        </w:rPr>
        <w:t xml:space="preserve">1. Update the </w:t>
      </w:r>
      <w:r w:rsidDel="00000000" w:rsidR="00000000" w:rsidRPr="00000000">
        <w:rPr>
          <w:rFonts w:ascii="Courier New" w:cs="Courier New" w:eastAsia="Courier New" w:hAnsi="Courier New"/>
          <w:rtl w:val="0"/>
        </w:rPr>
        <w:t xml:space="preserve">GuestbookMessageRepository.java</w:t>
      </w:r>
      <w:r w:rsidDel="00000000" w:rsidR="00000000" w:rsidRPr="00000000">
        <w:rPr>
          <w:rtl w:val="0"/>
        </w:rPr>
        <w:t xml:space="preserve"> file so that it uses String as the ID type.</w:t>
      </w:r>
    </w:p>
    <w:p w:rsidR="00000000" w:rsidDel="00000000" w:rsidP="00000000" w:rsidRDefault="00000000" w:rsidRPr="00000000" w14:paraId="00000767">
      <w:pPr>
        <w:rPr/>
      </w:pPr>
      <w:r w:rsidDel="00000000" w:rsidR="00000000" w:rsidRPr="00000000">
        <w:rPr>
          <w:rtl w:val="0"/>
        </w:rPr>
      </w:r>
    </w:p>
    <w:p w:rsidR="00000000" w:rsidDel="00000000" w:rsidP="00000000" w:rsidRDefault="00000000" w:rsidRPr="00000000" w14:paraId="00000768">
      <w:pPr>
        <w:jc w:val="left"/>
        <w:rPr>
          <w:sz w:val="20"/>
          <w:szCs w:val="20"/>
        </w:rPr>
      </w:pPr>
      <w:r w:rsidDel="00000000" w:rsidR="00000000" w:rsidRPr="00000000">
        <w:rPr>
          <w:rFonts w:ascii="Courier New" w:cs="Courier New" w:eastAsia="Courier New" w:hAnsi="Courier New"/>
          <w:sz w:val="20"/>
          <w:szCs w:val="20"/>
          <w:rtl w:val="0"/>
        </w:rPr>
        <w:t xml:space="preserve">guestbook-service/src/main/java/com/example/guestbook/GuestbookMessageRepository.java</w:t>
      </w:r>
      <w:r w:rsidDel="00000000" w:rsidR="00000000" w:rsidRPr="00000000">
        <w:rPr>
          <w:rtl w:val="0"/>
        </w:rPr>
      </w:r>
    </w:p>
    <w:tbl>
      <w:tblPr>
        <w:tblStyle w:val="Table14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package com.example.guestbook;</w:t>
            </w:r>
          </w:p>
          <w:p w:rsidR="00000000" w:rsidDel="00000000" w:rsidP="00000000" w:rsidRDefault="00000000" w:rsidRPr="00000000" w14:paraId="0000076A">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6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76C">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6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org.springframework.data.repository.PagingAndSortingRepository;</w:t>
            </w:r>
          </w:p>
          <w:p w:rsidR="00000000" w:rsidDel="00000000" w:rsidP="00000000" w:rsidRDefault="00000000" w:rsidRPr="00000000" w14:paraId="0000076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org.springframework.data.rest.core.annotation.RepositoryRestResource;</w:t>
            </w:r>
          </w:p>
          <w:p w:rsidR="00000000" w:rsidDel="00000000" w:rsidP="00000000" w:rsidRDefault="00000000" w:rsidRPr="00000000" w14:paraId="0000076F">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7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@RepositoryRestResource</w:t>
            </w:r>
          </w:p>
          <w:p w:rsidR="00000000" w:rsidDel="00000000" w:rsidP="00000000" w:rsidRDefault="00000000" w:rsidRPr="00000000" w14:paraId="0000077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interface GuestbookMessageRepository extends </w:t>
            </w:r>
          </w:p>
          <w:p w:rsidR="00000000" w:rsidDel="00000000" w:rsidP="00000000" w:rsidRDefault="00000000" w:rsidRPr="00000000" w14:paraId="0000077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PagingAndSortingRepository&lt;GuestbookMessage, </w:t>
            </w:r>
            <w:r w:rsidDel="00000000" w:rsidR="00000000" w:rsidRPr="00000000">
              <w:rPr>
                <w:rFonts w:ascii="Courier New" w:cs="Courier New" w:eastAsia="Courier New" w:hAnsi="Courier New"/>
                <w:b w:val="1"/>
                <w:rtl w:val="0"/>
              </w:rPr>
              <w:t xml:space="preserve">String</w:t>
            </w:r>
            <w:r w:rsidDel="00000000" w:rsidR="00000000" w:rsidRPr="00000000">
              <w:rPr>
                <w:rFonts w:ascii="Courier New" w:cs="Courier New" w:eastAsia="Courier New" w:hAnsi="Courier New"/>
                <w:rtl w:val="0"/>
              </w:rPr>
              <w:t xml:space="preserve">&gt; {</w:t>
            </w:r>
          </w:p>
          <w:p w:rsidR="00000000" w:rsidDel="00000000" w:rsidP="00000000" w:rsidRDefault="00000000" w:rsidRPr="00000000" w14:paraId="0000077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77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rPr/>
      </w:pPr>
      <w:r w:rsidDel="00000000" w:rsidR="00000000" w:rsidRPr="00000000">
        <w:rPr>
          <w:rtl w:val="0"/>
        </w:rPr>
      </w:r>
    </w:p>
    <w:p w:rsidR="00000000" w:rsidDel="00000000" w:rsidP="00000000" w:rsidRDefault="00000000" w:rsidRPr="00000000" w14:paraId="00000777">
      <w:pPr>
        <w:rPr/>
      </w:pPr>
      <w:r w:rsidDel="00000000" w:rsidR="00000000" w:rsidRPr="00000000">
        <w:rPr>
          <w:rtl w:val="0"/>
        </w:rPr>
        <w:t xml:space="preserve">2. Update </w:t>
      </w:r>
      <w:r w:rsidDel="00000000" w:rsidR="00000000" w:rsidRPr="00000000">
        <w:rPr>
          <w:rFonts w:ascii="Courier New" w:cs="Courier New" w:eastAsia="Courier New" w:hAnsi="Courier New"/>
          <w:rtl w:val="0"/>
        </w:rPr>
        <w:t xml:space="preserve">GuestbookMessageRepository.java</w:t>
      </w:r>
      <w:r w:rsidDel="00000000" w:rsidR="00000000" w:rsidRPr="00000000">
        <w:rPr>
          <w:rtl w:val="0"/>
        </w:rPr>
        <w:t xml:space="preserve"> to include the </w:t>
      </w:r>
      <w:r w:rsidDel="00000000" w:rsidR="00000000" w:rsidRPr="00000000">
        <w:rPr>
          <w:rFonts w:ascii="Courier New" w:cs="Courier New" w:eastAsia="Courier New" w:hAnsi="Courier New"/>
          <w:rtl w:val="0"/>
        </w:rPr>
        <w:t xml:space="preserve">findByName()</w:t>
      </w:r>
      <w:r w:rsidDel="00000000" w:rsidR="00000000" w:rsidRPr="00000000">
        <w:rPr>
          <w:rtl w:val="0"/>
        </w:rPr>
        <w:t xml:space="preserve"> method.</w:t>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jc w:val="left"/>
        <w:rPr>
          <w:sz w:val="20"/>
          <w:szCs w:val="20"/>
        </w:rPr>
      </w:pPr>
      <w:r w:rsidDel="00000000" w:rsidR="00000000" w:rsidRPr="00000000">
        <w:rPr>
          <w:rFonts w:ascii="Courier New" w:cs="Courier New" w:eastAsia="Courier New" w:hAnsi="Courier New"/>
          <w:sz w:val="20"/>
          <w:szCs w:val="20"/>
          <w:rtl w:val="0"/>
        </w:rPr>
        <w:t xml:space="preserve">guestbook-service/src/main/java/com/example/guestbook/GuestbookMessageRepository.java</w:t>
      </w:r>
      <w:r w:rsidDel="00000000" w:rsidR="00000000" w:rsidRPr="00000000">
        <w:rPr>
          <w:rtl w:val="0"/>
        </w:rPr>
      </w:r>
    </w:p>
    <w:tbl>
      <w:tblPr>
        <w:tblStyle w:val="Table14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package com.example.guestbook;</w:t>
            </w:r>
          </w:p>
          <w:p w:rsidR="00000000" w:rsidDel="00000000" w:rsidP="00000000" w:rsidRDefault="00000000" w:rsidRPr="00000000" w14:paraId="0000077B">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7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java.util.List;</w:t>
            </w:r>
          </w:p>
          <w:p w:rsidR="00000000" w:rsidDel="00000000" w:rsidP="00000000" w:rsidRDefault="00000000" w:rsidRPr="00000000" w14:paraId="0000077D">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7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org.springframework.data.repository.PagingAndSortingRepository;</w:t>
            </w:r>
          </w:p>
          <w:p w:rsidR="00000000" w:rsidDel="00000000" w:rsidP="00000000" w:rsidRDefault="00000000" w:rsidRPr="00000000" w14:paraId="0000077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org.springframework.data.rest.core.annotation.RepositoryRestResource;</w:t>
            </w:r>
          </w:p>
          <w:p w:rsidR="00000000" w:rsidDel="00000000" w:rsidP="00000000" w:rsidRDefault="00000000" w:rsidRPr="00000000" w14:paraId="00000780">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8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@RepositoryRestResource</w:t>
            </w:r>
          </w:p>
          <w:p w:rsidR="00000000" w:rsidDel="00000000" w:rsidP="00000000" w:rsidRDefault="00000000" w:rsidRPr="00000000" w14:paraId="0000078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interface GuestbookMessageRepository extends </w:t>
            </w:r>
          </w:p>
          <w:p w:rsidR="00000000" w:rsidDel="00000000" w:rsidP="00000000" w:rsidRDefault="00000000" w:rsidRPr="00000000" w14:paraId="0000078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PagingAndSortingRepository&lt;GuestbookMessage, String&gt; {</w:t>
            </w:r>
          </w:p>
          <w:p w:rsidR="00000000" w:rsidDel="00000000" w:rsidP="00000000" w:rsidRDefault="00000000" w:rsidRPr="00000000" w14:paraId="00000784">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8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List&lt;GuestbookMessage&gt; findByName(String name);</w:t>
            </w:r>
          </w:p>
          <w:p w:rsidR="00000000" w:rsidDel="00000000" w:rsidP="00000000" w:rsidRDefault="00000000" w:rsidRPr="00000000" w14:paraId="00000786">
            <w:pPr>
              <w:widowControl w:val="0"/>
              <w:spacing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78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pStyle w:val="Heading2"/>
        <w:jc w:val="left"/>
        <w:rPr/>
      </w:pPr>
      <w:bookmarkStart w:colFirst="0" w:colLast="0" w:name="_hsrwodewn0lk" w:id="87"/>
      <w:bookmarkEnd w:id="87"/>
      <w:r w:rsidDel="00000000" w:rsidR="00000000" w:rsidRPr="00000000">
        <w:rPr>
          <w:rtl w:val="0"/>
        </w:rPr>
        <w:t xml:space="preserve">Task 7 - Run it in Cloud Shell</w:t>
      </w:r>
    </w:p>
    <w:p w:rsidR="00000000" w:rsidDel="00000000" w:rsidP="00000000" w:rsidRDefault="00000000" w:rsidRPr="00000000" w14:paraId="0000078A">
      <w:pPr>
        <w:jc w:val="left"/>
        <w:rPr/>
      </w:pPr>
      <w:r w:rsidDel="00000000" w:rsidR="00000000" w:rsidRPr="00000000">
        <w:rPr>
          <w:rtl w:val="0"/>
        </w:rPr>
        <w:t xml:space="preserve">1. Make sure you are in </w:t>
      </w:r>
      <w:r w:rsidDel="00000000" w:rsidR="00000000" w:rsidRPr="00000000">
        <w:rPr>
          <w:rFonts w:ascii="Courier New" w:cs="Courier New" w:eastAsia="Courier New" w:hAnsi="Courier New"/>
          <w:rtl w:val="0"/>
        </w:rPr>
        <w:t xml:space="preserve">guestbook-service</w:t>
      </w:r>
      <w:r w:rsidDel="00000000" w:rsidR="00000000" w:rsidRPr="00000000">
        <w:rPr>
          <w:rtl w:val="0"/>
        </w:rPr>
        <w:t xml:space="preserve"> directory, and/or kill the existing </w:t>
      </w:r>
      <w:r w:rsidDel="00000000" w:rsidR="00000000" w:rsidRPr="00000000">
        <w:rPr>
          <w:rFonts w:ascii="Courier New" w:cs="Courier New" w:eastAsia="Courier New" w:hAnsi="Courier New"/>
          <w:rtl w:val="0"/>
        </w:rPr>
        <w:t xml:space="preserve">guestbook-service</w:t>
      </w:r>
      <w:r w:rsidDel="00000000" w:rsidR="00000000" w:rsidRPr="00000000">
        <w:rPr>
          <w:rtl w:val="0"/>
        </w:rPr>
        <w:t xml:space="preserve"> application and do this in that Cloud Shell tab.</w:t>
      </w:r>
    </w:p>
    <w:p w:rsidR="00000000" w:rsidDel="00000000" w:rsidP="00000000" w:rsidRDefault="00000000" w:rsidRPr="00000000" w14:paraId="0000078B">
      <w:pPr>
        <w:jc w:val="left"/>
        <w:rPr/>
      </w:pPr>
      <w:r w:rsidDel="00000000" w:rsidR="00000000" w:rsidRPr="00000000">
        <w:rPr>
          <w:rtl w:val="0"/>
        </w:rPr>
      </w:r>
    </w:p>
    <w:tbl>
      <w:tblPr>
        <w:tblStyle w:val="Table14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~/guestbook-service</w:t>
            </w:r>
          </w:p>
        </w:tc>
      </w:tr>
    </w:tbl>
    <w:p w:rsidR="00000000" w:rsidDel="00000000" w:rsidP="00000000" w:rsidRDefault="00000000" w:rsidRPr="00000000" w14:paraId="0000078D">
      <w:pPr>
        <w:jc w:val="left"/>
        <w:rPr/>
      </w:pPr>
      <w:r w:rsidDel="00000000" w:rsidR="00000000" w:rsidRPr="00000000">
        <w:rPr>
          <w:rtl w:val="0"/>
        </w:rPr>
      </w:r>
    </w:p>
    <w:p w:rsidR="00000000" w:rsidDel="00000000" w:rsidP="00000000" w:rsidRDefault="00000000" w:rsidRPr="00000000" w14:paraId="0000078E">
      <w:pPr>
        <w:jc w:val="left"/>
        <w:rPr/>
      </w:pPr>
      <w:r w:rsidDel="00000000" w:rsidR="00000000" w:rsidRPr="00000000">
        <w:rPr>
          <w:rtl w:val="0"/>
        </w:rPr>
        <w:t xml:space="preserve">2. Launch the Guestbook Service with the </w:t>
      </w:r>
      <w:r w:rsidDel="00000000" w:rsidR="00000000" w:rsidRPr="00000000">
        <w:rPr>
          <w:rFonts w:ascii="Courier New" w:cs="Courier New" w:eastAsia="Courier New" w:hAnsi="Courier New"/>
          <w:rtl w:val="0"/>
        </w:rPr>
        <w:t xml:space="preserve">cloud</w:t>
      </w:r>
      <w:r w:rsidDel="00000000" w:rsidR="00000000" w:rsidRPr="00000000">
        <w:rPr>
          <w:rtl w:val="0"/>
        </w:rPr>
        <w:t xml:space="preserve"> profile.</w:t>
      </w:r>
    </w:p>
    <w:p w:rsidR="00000000" w:rsidDel="00000000" w:rsidP="00000000" w:rsidRDefault="00000000" w:rsidRPr="00000000" w14:paraId="0000078F">
      <w:pPr>
        <w:jc w:val="left"/>
        <w:rPr/>
      </w:pPr>
      <w:r w:rsidDel="00000000" w:rsidR="00000000" w:rsidRPr="00000000">
        <w:rPr>
          <w:rtl w:val="0"/>
        </w:rPr>
      </w:r>
    </w:p>
    <w:tbl>
      <w:tblPr>
        <w:tblStyle w:val="Table14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spring-boot:run -Dserver.port=8081 -Dspring.profiles.active=cloud \</w:t>
            </w:r>
          </w:p>
          <w:p w:rsidR="00000000" w:rsidDel="00000000" w:rsidP="00000000" w:rsidRDefault="00000000" w:rsidRPr="00000000" w14:paraId="0000079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-Dspring.cloud.gcp.credentials.location=file:///$HOME/service-account.json</w:t>
            </w:r>
          </w:p>
        </w:tc>
      </w:tr>
    </w:tbl>
    <w:p w:rsidR="00000000" w:rsidDel="00000000" w:rsidP="00000000" w:rsidRDefault="00000000" w:rsidRPr="00000000" w14:paraId="00000792">
      <w:pPr>
        <w:jc w:val="left"/>
        <w:rPr/>
      </w:pPr>
      <w:r w:rsidDel="00000000" w:rsidR="00000000" w:rsidRPr="00000000">
        <w:rPr>
          <w:rtl w:val="0"/>
        </w:rPr>
      </w:r>
    </w:p>
    <w:p w:rsidR="00000000" w:rsidDel="00000000" w:rsidP="00000000" w:rsidRDefault="00000000" w:rsidRPr="00000000" w14:paraId="00000793">
      <w:pPr>
        <w:jc w:val="left"/>
        <w:rPr/>
      </w:pPr>
      <w:r w:rsidDel="00000000" w:rsidR="00000000" w:rsidRPr="00000000">
        <w:rPr>
          <w:rtl w:val="0"/>
        </w:rPr>
        <w:t xml:space="preserve">3. During the application startup, you should see the Cloud Spanner </w:t>
      </w:r>
      <w:r w:rsidDel="00000000" w:rsidR="00000000" w:rsidRPr="00000000">
        <w:rPr>
          <w:rFonts w:ascii="Courier New" w:cs="Courier New" w:eastAsia="Courier New" w:hAnsi="Courier New"/>
          <w:rtl w:val="0"/>
        </w:rPr>
        <w:t xml:space="preserve">SpannerRepositoryFactoryBean</w:t>
      </w:r>
      <w:r w:rsidDel="00000000" w:rsidR="00000000" w:rsidRPr="00000000">
        <w:rPr>
          <w:rtl w:val="0"/>
        </w:rPr>
        <w:t xml:space="preserve"> displayed in the logs.</w:t>
      </w:r>
    </w:p>
    <w:p w:rsidR="00000000" w:rsidDel="00000000" w:rsidP="00000000" w:rsidRDefault="00000000" w:rsidRPr="00000000" w14:paraId="00000794">
      <w:pPr>
        <w:jc w:val="left"/>
        <w:rPr/>
      </w:pPr>
      <w:r w:rsidDel="00000000" w:rsidR="00000000" w:rsidRPr="00000000">
        <w:rPr>
          <w:rtl w:val="0"/>
        </w:rPr>
      </w:r>
    </w:p>
    <w:tbl>
      <w:tblPr>
        <w:tblStyle w:val="Table14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9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[org.springframework.cloud.gcp.data.spanner.repository.support.</w:t>
            </w:r>
            <w:r w:rsidDel="00000000" w:rsidR="00000000" w:rsidRPr="00000000">
              <w:rPr>
                <w:rFonts w:ascii="Courier New" w:cs="Courier New" w:eastAsia="Courier New" w:hAnsi="Courier New"/>
                <w:b w:val="1"/>
                <w:rtl w:val="0"/>
              </w:rPr>
              <w:t xml:space="preserve">SpannerRepositoryFactoryBean</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9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798">
      <w:pPr>
        <w:jc w:val="left"/>
        <w:rPr/>
      </w:pPr>
      <w:r w:rsidDel="00000000" w:rsidR="00000000" w:rsidRPr="00000000">
        <w:rPr>
          <w:rtl w:val="0"/>
        </w:rPr>
      </w:r>
    </w:p>
    <w:p w:rsidR="00000000" w:rsidDel="00000000" w:rsidP="00000000" w:rsidRDefault="00000000" w:rsidRPr="00000000" w14:paraId="00000799">
      <w:pPr>
        <w:rPr/>
      </w:pPr>
      <w:r w:rsidDel="00000000" w:rsidR="00000000" w:rsidRPr="00000000">
        <w:rPr>
          <w:rtl w:val="0"/>
        </w:rPr>
        <w:t xml:space="preserve">4. In a new Cloud Shell tab, POST a message using </w:t>
      </w:r>
      <w:r w:rsidDel="00000000" w:rsidR="00000000" w:rsidRPr="00000000">
        <w:rPr>
          <w:rFonts w:ascii="Courier New" w:cs="Courier New" w:eastAsia="Courier New" w:hAnsi="Courier New"/>
          <w:rtl w:val="0"/>
        </w:rPr>
        <w:t xml:space="preserve">curl</w:t>
      </w:r>
      <w:r w:rsidDel="00000000" w:rsidR="00000000" w:rsidRPr="00000000">
        <w:rPr>
          <w:rtl w:val="0"/>
        </w:rPr>
        <w:t xml:space="preserve">.</w:t>
      </w:r>
    </w:p>
    <w:p w:rsidR="00000000" w:rsidDel="00000000" w:rsidP="00000000" w:rsidRDefault="00000000" w:rsidRPr="00000000" w14:paraId="0000079A">
      <w:pPr>
        <w:rPr/>
      </w:pPr>
      <w:r w:rsidDel="00000000" w:rsidR="00000000" w:rsidRPr="00000000">
        <w:rPr>
          <w:rtl w:val="0"/>
        </w:rPr>
      </w:r>
    </w:p>
    <w:tbl>
      <w:tblPr>
        <w:tblStyle w:val="Table14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-XPOST -H "content-type: application/json" \</w:t>
            </w:r>
          </w:p>
          <w:p w:rsidR="00000000" w:rsidDel="00000000" w:rsidP="00000000" w:rsidRDefault="00000000" w:rsidRPr="00000000" w14:paraId="0000079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 '{"name": "Ray", "message": "Hello Cloud Spanner"}' \</w:t>
            </w:r>
          </w:p>
          <w:p w:rsidR="00000000" w:rsidDel="00000000" w:rsidP="00000000" w:rsidRDefault="00000000" w:rsidRPr="00000000" w14:paraId="0000079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http://localhost:8081/guestbookMessages</w:t>
            </w:r>
          </w:p>
        </w:tc>
      </w:tr>
    </w:tbl>
    <w:p w:rsidR="00000000" w:rsidDel="00000000" w:rsidP="00000000" w:rsidRDefault="00000000" w:rsidRPr="00000000" w14:paraId="0000079E">
      <w:pPr>
        <w:jc w:val="left"/>
        <w:rPr/>
      </w:pPr>
      <w:r w:rsidDel="00000000" w:rsidR="00000000" w:rsidRPr="00000000">
        <w:rPr>
          <w:rtl w:val="0"/>
        </w:rPr>
      </w:r>
    </w:p>
    <w:p w:rsidR="00000000" w:rsidDel="00000000" w:rsidP="00000000" w:rsidRDefault="00000000" w:rsidRPr="00000000" w14:paraId="0000079F">
      <w:pPr>
        <w:jc w:val="left"/>
        <w:rPr/>
      </w:pPr>
      <w:r w:rsidDel="00000000" w:rsidR="00000000" w:rsidRPr="00000000">
        <w:rPr>
          <w:rtl w:val="0"/>
        </w:rPr>
        <w:t xml:space="preserve">5. You can also list all the messages.</w:t>
      </w:r>
    </w:p>
    <w:p w:rsidR="00000000" w:rsidDel="00000000" w:rsidP="00000000" w:rsidRDefault="00000000" w:rsidRPr="00000000" w14:paraId="000007A0">
      <w:pPr>
        <w:jc w:val="left"/>
        <w:rPr/>
      </w:pPr>
      <w:r w:rsidDel="00000000" w:rsidR="00000000" w:rsidRPr="00000000">
        <w:rPr>
          <w:rtl w:val="0"/>
        </w:rPr>
      </w:r>
    </w:p>
    <w:tbl>
      <w:tblPr>
        <w:tblStyle w:val="Table14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jc w:val="left"/>
              <w:rPr>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http://localhost:8081/guestbookMessages</w:t>
            </w:r>
            <w:r w:rsidDel="00000000" w:rsidR="00000000" w:rsidRPr="00000000">
              <w:rPr>
                <w:rtl w:val="0"/>
              </w:rPr>
            </w:r>
          </w:p>
        </w:tc>
      </w:tr>
    </w:tbl>
    <w:p w:rsidR="00000000" w:rsidDel="00000000" w:rsidP="00000000" w:rsidRDefault="00000000" w:rsidRPr="00000000" w14:paraId="000007A2">
      <w:pPr>
        <w:jc w:val="left"/>
        <w:rPr/>
      </w:pPr>
      <w:r w:rsidDel="00000000" w:rsidR="00000000" w:rsidRPr="00000000">
        <w:rPr>
          <w:rtl w:val="0"/>
        </w:rPr>
      </w:r>
    </w:p>
    <w:p w:rsidR="00000000" w:rsidDel="00000000" w:rsidP="00000000" w:rsidRDefault="00000000" w:rsidRPr="00000000" w14:paraId="000007A3">
      <w:pPr>
        <w:jc w:val="left"/>
        <w:rPr/>
      </w:pPr>
      <w:r w:rsidDel="00000000" w:rsidR="00000000" w:rsidRPr="00000000">
        <w:rPr>
          <w:rtl w:val="0"/>
        </w:rPr>
        <w:t xml:space="preserve">6. Try out the custom findByName() search you added above.</w:t>
      </w:r>
    </w:p>
    <w:p w:rsidR="00000000" w:rsidDel="00000000" w:rsidP="00000000" w:rsidRDefault="00000000" w:rsidRPr="00000000" w14:paraId="000007A4">
      <w:pPr>
        <w:jc w:val="left"/>
        <w:rPr/>
      </w:pPr>
      <w:r w:rsidDel="00000000" w:rsidR="00000000" w:rsidRPr="00000000">
        <w:rPr>
          <w:rtl w:val="0"/>
        </w:rPr>
      </w:r>
    </w:p>
    <w:tbl>
      <w:tblPr>
        <w:tblStyle w:val="Table14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http://localhost:8081/guestbookMessages/search/findByName?name=Ray</w:t>
            </w:r>
          </w:p>
        </w:tc>
      </w:tr>
    </w:tbl>
    <w:p w:rsidR="00000000" w:rsidDel="00000000" w:rsidP="00000000" w:rsidRDefault="00000000" w:rsidRPr="00000000" w14:paraId="000007A6">
      <w:pPr>
        <w:jc w:val="left"/>
        <w:rPr/>
      </w:pPr>
      <w:r w:rsidDel="00000000" w:rsidR="00000000" w:rsidRPr="00000000">
        <w:rPr>
          <w:rtl w:val="0"/>
        </w:rPr>
      </w:r>
    </w:p>
    <w:p w:rsidR="00000000" w:rsidDel="00000000" w:rsidP="00000000" w:rsidRDefault="00000000" w:rsidRPr="00000000" w14:paraId="000007A7">
      <w:pPr>
        <w:jc w:val="left"/>
        <w:rPr/>
      </w:pPr>
      <w:r w:rsidDel="00000000" w:rsidR="00000000" w:rsidRPr="00000000">
        <w:rPr>
          <w:rtl w:val="0"/>
        </w:rPr>
        <w:t xml:space="preserve">7. You can also use the </w:t>
      </w:r>
      <w:r w:rsidDel="00000000" w:rsidR="00000000" w:rsidRPr="00000000">
        <w:rPr>
          <w:rFonts w:ascii="Courier New" w:cs="Courier New" w:eastAsia="Courier New" w:hAnsi="Courier New"/>
          <w:rtl w:val="0"/>
        </w:rPr>
        <w:t xml:space="preserve">gcloud spanner</w:t>
      </w:r>
      <w:r w:rsidDel="00000000" w:rsidR="00000000" w:rsidRPr="00000000">
        <w:rPr>
          <w:rtl w:val="0"/>
        </w:rPr>
        <w:t xml:space="preserve"> command to validate with a SQL query.</w:t>
      </w:r>
    </w:p>
    <w:p w:rsidR="00000000" w:rsidDel="00000000" w:rsidP="00000000" w:rsidRDefault="00000000" w:rsidRPr="00000000" w14:paraId="000007A8">
      <w:pPr>
        <w:jc w:val="left"/>
        <w:rPr/>
      </w:pPr>
      <w:r w:rsidDel="00000000" w:rsidR="00000000" w:rsidRPr="00000000">
        <w:rPr>
          <w:rtl w:val="0"/>
        </w:rPr>
      </w:r>
    </w:p>
    <w:tbl>
      <w:tblPr>
        <w:tblStyle w:val="Table14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spanner databases execute-sql messages --instance=guestbook \</w:t>
            </w:r>
          </w:p>
          <w:p w:rsidR="00000000" w:rsidDel="00000000" w:rsidP="00000000" w:rsidRDefault="00000000" w:rsidRPr="00000000" w14:paraId="000007A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--sql="SELECT * FROM guestbook_message WHERE name = 'Ray'"</w:t>
            </w:r>
          </w:p>
        </w:tc>
      </w:tr>
    </w:tbl>
    <w:p w:rsidR="00000000" w:rsidDel="00000000" w:rsidP="00000000" w:rsidRDefault="00000000" w:rsidRPr="00000000" w14:paraId="000007AB">
      <w:pPr>
        <w:jc w:val="left"/>
        <w:rPr/>
      </w:pPr>
      <w:r w:rsidDel="00000000" w:rsidR="00000000" w:rsidRPr="00000000">
        <w:rPr>
          <w:rtl w:val="0"/>
        </w:rPr>
      </w:r>
    </w:p>
    <w:p w:rsidR="00000000" w:rsidDel="00000000" w:rsidP="00000000" w:rsidRDefault="00000000" w:rsidRPr="00000000" w14:paraId="000007AC">
      <w:pPr>
        <w:jc w:val="left"/>
        <w:rPr/>
      </w:pPr>
      <w:r w:rsidDel="00000000" w:rsidR="00000000" w:rsidRPr="00000000">
        <w:rPr>
          <w:rtl w:val="0"/>
        </w:rPr>
        <w:t xml:space="preserve">8. In Google Cloud Platform console, browse to </w:t>
      </w:r>
      <w:r w:rsidDel="00000000" w:rsidR="00000000" w:rsidRPr="00000000">
        <w:rPr>
          <w:b w:val="1"/>
          <w:rtl w:val="0"/>
        </w:rPr>
        <w:t xml:space="preserve">Spanner</w:t>
      </w:r>
      <w:r w:rsidDel="00000000" w:rsidR="00000000" w:rsidRPr="00000000">
        <w:rPr>
          <w:rFonts w:ascii="Arial Unicode MS" w:cs="Arial Unicode MS" w:eastAsia="Arial Unicode MS" w:hAnsi="Arial Unicode MS"/>
          <w:rtl w:val="0"/>
        </w:rPr>
        <w:t xml:space="preserve"> → </w:t>
      </w:r>
      <w:r w:rsidDel="00000000" w:rsidR="00000000" w:rsidRPr="00000000">
        <w:rPr>
          <w:rFonts w:ascii="Arial Unicode MS" w:cs="Arial Unicode MS" w:eastAsia="Arial Unicode MS" w:hAnsi="Arial Unicode MS"/>
          <w:b w:val="1"/>
          <w:rtl w:val="0"/>
        </w:rPr>
        <w:t xml:space="preserve">Guestbook messages → messages → guestbook_message → data </w:t>
      </w:r>
      <w:r w:rsidDel="00000000" w:rsidR="00000000" w:rsidRPr="00000000">
        <w:rPr>
          <w:rtl w:val="0"/>
        </w:rPr>
        <w:t xml:space="preserve">to see the entry.</w:t>
      </w:r>
    </w:p>
    <w:p w:rsidR="00000000" w:rsidDel="00000000" w:rsidP="00000000" w:rsidRDefault="00000000" w:rsidRPr="00000000" w14:paraId="000007AD">
      <w:pPr>
        <w:jc w:val="left"/>
        <w:rPr/>
      </w:pPr>
      <w:r w:rsidDel="00000000" w:rsidR="00000000" w:rsidRPr="00000000">
        <w:rPr>
          <w:rtl w:val="0"/>
        </w:rPr>
      </w:r>
    </w:p>
    <w:p w:rsidR="00000000" w:rsidDel="00000000" w:rsidP="00000000" w:rsidRDefault="00000000" w:rsidRPr="00000000" w14:paraId="000007AE">
      <w:pPr>
        <w:jc w:val="left"/>
        <w:rPr/>
      </w:pPr>
      <w:r w:rsidDel="00000000" w:rsidR="00000000" w:rsidRPr="00000000">
        <w:rPr/>
        <w:drawing>
          <wp:inline distB="114300" distT="114300" distL="114300" distR="114300">
            <wp:extent cx="6858000" cy="1981200"/>
            <wp:effectExtent b="0" l="0" r="0" t="0"/>
            <wp:docPr id="29" name="image26.png"/>
            <a:graphic>
              <a:graphicData uri="http://schemas.openxmlformats.org/drawingml/2006/picture">
                <pic:pic>
                  <pic:nvPicPr>
                    <pic:cNvPr id="0" name="image26.png"/>
                    <pic:cNvPicPr preferRelativeResize="0"/>
                  </pic:nvPicPr>
                  <pic:blipFill>
                    <a:blip r:embed="rId73"/>
                    <a:srcRect b="0" l="0" r="0" t="0"/>
                    <a:stretch>
                      <a:fillRect/>
                    </a:stretch>
                  </pic:blipFill>
                  <pic:spPr>
                    <a:xfrm>
                      <a:off x="0" y="0"/>
                      <a:ext cx="6858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7AF">
      <w:pPr>
        <w:jc w:val="left"/>
        <w:rPr/>
      </w:pPr>
      <w:r w:rsidDel="00000000" w:rsidR="00000000" w:rsidRPr="00000000">
        <w:rPr>
          <w:rtl w:val="0"/>
        </w:rPr>
      </w:r>
    </w:p>
    <w:p w:rsidR="00000000" w:rsidDel="00000000" w:rsidP="00000000" w:rsidRDefault="00000000" w:rsidRPr="00000000" w14:paraId="000007B0">
      <w:pPr>
        <w:jc w:val="left"/>
        <w:rPr/>
      </w:pPr>
      <w:r w:rsidDel="00000000" w:rsidR="00000000" w:rsidRPr="00000000">
        <w:rPr>
          <w:rtl w:val="0"/>
        </w:rPr>
        <w:t xml:space="preserve">9. Click </w:t>
      </w:r>
      <w:r w:rsidDel="00000000" w:rsidR="00000000" w:rsidRPr="00000000">
        <w:rPr>
          <w:b w:val="1"/>
          <w:rtl w:val="0"/>
        </w:rPr>
        <w:t xml:space="preserve">Query</w:t>
      </w:r>
      <w:r w:rsidDel="00000000" w:rsidR="00000000" w:rsidRPr="00000000">
        <w:rPr>
          <w:rtl w:val="0"/>
        </w:rPr>
        <w:t xml:space="preserve">, then </w:t>
      </w:r>
      <w:r w:rsidDel="00000000" w:rsidR="00000000" w:rsidRPr="00000000">
        <w:rPr>
          <w:b w:val="1"/>
          <w:rtl w:val="0"/>
        </w:rPr>
        <w:t xml:space="preserve">Run Query</w:t>
      </w:r>
      <w:r w:rsidDel="00000000" w:rsidR="00000000" w:rsidRPr="00000000">
        <w:rPr>
          <w:rtl w:val="0"/>
        </w:rPr>
        <w:t xml:space="preserve"> with the default select query.</w:t>
      </w:r>
    </w:p>
    <w:p w:rsidR="00000000" w:rsidDel="00000000" w:rsidP="00000000" w:rsidRDefault="00000000" w:rsidRPr="00000000" w14:paraId="000007B1">
      <w:pPr>
        <w:jc w:val="left"/>
        <w:rPr/>
      </w:pPr>
      <w:r w:rsidDel="00000000" w:rsidR="00000000" w:rsidRPr="00000000">
        <w:rPr>
          <w:rtl w:val="0"/>
        </w:rPr>
      </w:r>
    </w:p>
    <w:p w:rsidR="00000000" w:rsidDel="00000000" w:rsidP="00000000" w:rsidRDefault="00000000" w:rsidRPr="00000000" w14:paraId="000007B2">
      <w:pPr>
        <w:jc w:val="center"/>
        <w:rPr/>
      </w:pPr>
      <w:r w:rsidDel="00000000" w:rsidR="00000000" w:rsidRPr="00000000">
        <w:rPr/>
        <w:drawing>
          <wp:inline distB="114300" distT="114300" distL="114300" distR="114300">
            <wp:extent cx="4511180" cy="3414713"/>
            <wp:effectExtent b="0" l="0" r="0" t="0"/>
            <wp:docPr id="43" name="image49.png"/>
            <a:graphic>
              <a:graphicData uri="http://schemas.openxmlformats.org/drawingml/2006/picture">
                <pic:pic>
                  <pic:nvPicPr>
                    <pic:cNvPr id="0" name="image49.png"/>
                    <pic:cNvPicPr preferRelativeResize="0"/>
                  </pic:nvPicPr>
                  <pic:blipFill>
                    <a:blip r:embed="rId74"/>
                    <a:srcRect b="0" l="0" r="0" t="0"/>
                    <a:stretch>
                      <a:fillRect/>
                    </a:stretch>
                  </pic:blipFill>
                  <pic:spPr>
                    <a:xfrm>
                      <a:off x="0" y="0"/>
                      <a:ext cx="4511180"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7B3">
      <w:pPr>
        <w:pStyle w:val="Heading2"/>
        <w:rPr/>
      </w:pPr>
      <w:bookmarkStart w:colFirst="0" w:colLast="0" w:name="_4ba0ijveaeci" w:id="88"/>
      <w:bookmarkEnd w:id="88"/>
      <w:r w:rsidDel="00000000" w:rsidR="00000000" w:rsidRPr="00000000">
        <w:rPr>
          <w:rtl w:val="0"/>
        </w:rPr>
        <w:t xml:space="preserve">Task 8 - Deploy Updated Backend to App Engine</w:t>
      </w:r>
    </w:p>
    <w:p w:rsidR="00000000" w:rsidDel="00000000" w:rsidP="00000000" w:rsidRDefault="00000000" w:rsidRPr="00000000" w14:paraId="000007B4">
      <w:pPr>
        <w:rPr/>
      </w:pPr>
      <w:r w:rsidDel="00000000" w:rsidR="00000000" w:rsidRPr="00000000">
        <w:rPr>
          <w:rtl w:val="0"/>
        </w:rPr>
        <w:t xml:space="preserve">1. Redeploy Guestbook Service to App Engine.</w:t>
      </w:r>
    </w:p>
    <w:p w:rsidR="00000000" w:rsidDel="00000000" w:rsidP="00000000" w:rsidRDefault="00000000" w:rsidRPr="00000000" w14:paraId="000007B5">
      <w:pPr>
        <w:rPr/>
      </w:pPr>
      <w:r w:rsidDel="00000000" w:rsidR="00000000" w:rsidRPr="00000000">
        <w:rPr>
          <w:rtl w:val="0"/>
        </w:rPr>
      </w:r>
    </w:p>
    <w:tbl>
      <w:tblPr>
        <w:tblStyle w:val="Table14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~/guestbook-service</w:t>
            </w:r>
          </w:p>
          <w:p w:rsidR="00000000" w:rsidDel="00000000" w:rsidP="00000000" w:rsidRDefault="00000000" w:rsidRPr="00000000" w14:paraId="000007B7">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clean appengine:deploy -DskipTests</w:t>
            </w:r>
          </w:p>
          <w:p w:rsidR="00000000" w:rsidDel="00000000" w:rsidP="00000000" w:rsidRDefault="00000000" w:rsidRPr="00000000" w14:paraId="000007B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B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 Deployed service [guestbook-service] to [</w:t>
            </w:r>
            <w:r w:rsidDel="00000000" w:rsidR="00000000" w:rsidRPr="00000000">
              <w:rPr>
                <w:rFonts w:ascii="Courier New" w:cs="Courier New" w:eastAsia="Courier New" w:hAnsi="Courier New"/>
                <w:i w:val="1"/>
                <w:rtl w:val="0"/>
              </w:rPr>
              <w:t xml:space="preserve">https://guestbook-service-dot-PROJECT_ID.appspot.com</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B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w:t>
            </w:r>
          </w:p>
          <w:p w:rsidR="00000000" w:rsidDel="00000000" w:rsidP="00000000" w:rsidRDefault="00000000" w:rsidRPr="00000000" w14:paraId="000007B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 You can stream logs from the command line by running:</w:t>
            </w:r>
          </w:p>
          <w:p w:rsidR="00000000" w:rsidDel="00000000" w:rsidP="00000000" w:rsidRDefault="00000000" w:rsidRPr="00000000" w14:paraId="000007B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   $ gcloud app logs tail -s guestbook-service</w:t>
            </w:r>
          </w:p>
          <w:p w:rsidR="00000000" w:rsidDel="00000000" w:rsidP="00000000" w:rsidRDefault="00000000" w:rsidRPr="00000000" w14:paraId="000007B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w:t>
            </w:r>
          </w:p>
          <w:p w:rsidR="00000000" w:rsidDel="00000000" w:rsidP="00000000" w:rsidRDefault="00000000" w:rsidRPr="00000000" w14:paraId="000007B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 To view your application in the web browser run:</w:t>
            </w:r>
          </w:p>
          <w:p w:rsidR="00000000" w:rsidDel="00000000" w:rsidP="00000000" w:rsidRDefault="00000000" w:rsidRPr="00000000" w14:paraId="000007B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GCLOUD:   $ gcloud app browse -s guestbook-service</w:t>
            </w:r>
          </w:p>
          <w:p w:rsidR="00000000" w:rsidDel="00000000" w:rsidP="00000000" w:rsidRDefault="00000000" w:rsidRPr="00000000" w14:paraId="000007C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t xml:space="preserve">2. Browse and test it out.</w:t>
      </w:r>
    </w:p>
    <w:p w:rsidR="00000000" w:rsidDel="00000000" w:rsidP="00000000" w:rsidRDefault="00000000" w:rsidRPr="00000000" w14:paraId="000007C3">
      <w:pPr>
        <w:rPr/>
      </w:pPr>
      <w:r w:rsidDel="00000000" w:rsidR="00000000" w:rsidRPr="00000000">
        <w:rPr>
          <w:rtl w:val="0"/>
        </w:rPr>
      </w:r>
    </w:p>
    <w:tbl>
      <w:tblPr>
        <w:tblStyle w:val="Table15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app browse -s guestbook-service</w:t>
            </w:r>
          </w:p>
          <w:p w:rsidR="00000000" w:rsidDel="00000000" w:rsidP="00000000" w:rsidRDefault="00000000" w:rsidRPr="00000000" w14:paraId="000007C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Did not detect your browser. Go to this link to view your app:</w:t>
            </w:r>
          </w:p>
          <w:p w:rsidR="00000000" w:rsidDel="00000000" w:rsidP="00000000" w:rsidRDefault="00000000" w:rsidRPr="00000000" w14:paraId="000007C6">
            <w:pPr>
              <w:widowControl w:val="0"/>
              <w:spacing w:line="240" w:lineRule="auto"/>
              <w:jc w:val="left"/>
              <w:rPr>
                <w:rFonts w:ascii="Courier New" w:cs="Courier New" w:eastAsia="Courier New" w:hAnsi="Courier New"/>
              </w:rPr>
            </w:pPr>
            <w:r w:rsidDel="00000000" w:rsidR="00000000" w:rsidRPr="00000000">
              <w:rPr>
                <w:rFonts w:ascii="Fira Mono" w:cs="Fira Mono" w:eastAsia="Fira Mono" w:hAnsi="Fira Mono"/>
                <w:rtl w:val="0"/>
              </w:rPr>
              <w:t xml:space="preserve">https://guestbook-service-dot-....appspot.com ← This is your URL!</w:t>
            </w:r>
          </w:p>
        </w:tc>
      </w:tr>
    </w:tbl>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pPr>
      <w:r w:rsidDel="00000000" w:rsidR="00000000" w:rsidRPr="00000000">
        <w:rPr>
          <w:rtl w:val="0"/>
        </w:rPr>
        <w:t xml:space="preserve">3. Browse the Guestbook Frontend too.</w:t>
      </w:r>
    </w:p>
    <w:p w:rsidR="00000000" w:rsidDel="00000000" w:rsidP="00000000" w:rsidRDefault="00000000" w:rsidRPr="00000000" w14:paraId="000007C9">
      <w:pPr>
        <w:rPr/>
      </w:pPr>
      <w:r w:rsidDel="00000000" w:rsidR="00000000" w:rsidRPr="00000000">
        <w:rPr>
          <w:rtl w:val="0"/>
        </w:rPr>
      </w:r>
    </w:p>
    <w:tbl>
      <w:tblPr>
        <w:tblStyle w:val="Table15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app browse -s default</w:t>
            </w:r>
          </w:p>
          <w:p w:rsidR="00000000" w:rsidDel="00000000" w:rsidP="00000000" w:rsidRDefault="00000000" w:rsidRPr="00000000" w14:paraId="000007C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Did not detect your browser. Go to this link to view your app:</w:t>
            </w:r>
          </w:p>
          <w:p w:rsidR="00000000" w:rsidDel="00000000" w:rsidP="00000000" w:rsidRDefault="00000000" w:rsidRPr="00000000" w14:paraId="000007CC">
            <w:pPr>
              <w:widowControl w:val="0"/>
              <w:spacing w:line="240" w:lineRule="auto"/>
              <w:jc w:val="left"/>
              <w:rPr>
                <w:rFonts w:ascii="Courier New" w:cs="Courier New" w:eastAsia="Courier New" w:hAnsi="Courier New"/>
              </w:rPr>
            </w:pPr>
            <w:r w:rsidDel="00000000" w:rsidR="00000000" w:rsidRPr="00000000">
              <w:rPr>
                <w:rFonts w:ascii="Fira Mono" w:cs="Fira Mono" w:eastAsia="Fira Mono" w:hAnsi="Fira Mono"/>
                <w:rtl w:val="0"/>
              </w:rPr>
              <w:t xml:space="preserve">https://guestbook-service-dot-....appspot.com ← This is your URL!</w:t>
            </w:r>
          </w:p>
        </w:tc>
      </w:tr>
    </w:tbl>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pStyle w:val="Heading1"/>
        <w:rPr/>
      </w:pPr>
      <w:bookmarkStart w:colFirst="0" w:colLast="0" w:name="_oqe7xs7t706p" w:id="89"/>
      <w:bookmarkEnd w:id="89"/>
      <w:r w:rsidDel="00000000" w:rsidR="00000000" w:rsidRPr="00000000">
        <w:rPr>
          <w:rtl w:val="0"/>
        </w:rPr>
        <w:t xml:space="preserve">Bonus Lab 11 - Kubernetes</w:t>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pStyle w:val="Heading2"/>
        <w:rPr/>
      </w:pPr>
      <w:bookmarkStart w:colFirst="0" w:colLast="0" w:name="_s8pdr9j8aeo" w:id="90"/>
      <w:bookmarkEnd w:id="90"/>
      <w:r w:rsidDel="00000000" w:rsidR="00000000" w:rsidRPr="00000000">
        <w:rPr>
          <w:rtl w:val="0"/>
        </w:rPr>
        <w:t xml:space="preserve">Task 1 - Containerize the Applications</w:t>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t xml:space="preserve">1. Enable Container Registry API.</w:t>
      </w:r>
    </w:p>
    <w:p w:rsidR="00000000" w:rsidDel="00000000" w:rsidP="00000000" w:rsidRDefault="00000000" w:rsidRPr="00000000" w14:paraId="000007D3">
      <w:pPr>
        <w:rPr/>
      </w:pPr>
      <w:r w:rsidDel="00000000" w:rsidR="00000000" w:rsidRPr="00000000">
        <w:rPr>
          <w:rtl w:val="0"/>
        </w:rPr>
      </w:r>
    </w:p>
    <w:tbl>
      <w:tblPr>
        <w:tblStyle w:val="Table15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services enable containerregistry.googleapis.com</w:t>
            </w:r>
          </w:p>
        </w:tc>
      </w:tr>
    </w:tbl>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t xml:space="preserve">2. Find the Project ID for the current project. You'll need to use it to replace PROJECT_ID with the actual Project ID you retrieve here.</w:t>
      </w:r>
    </w:p>
    <w:p w:rsidR="00000000" w:rsidDel="00000000" w:rsidP="00000000" w:rsidRDefault="00000000" w:rsidRPr="00000000" w14:paraId="000007D7">
      <w:pPr>
        <w:rPr/>
      </w:pPr>
      <w:r w:rsidDel="00000000" w:rsidR="00000000" w:rsidRPr="00000000">
        <w:rPr>
          <w:rtl w:val="0"/>
        </w:rPr>
      </w:r>
    </w:p>
    <w:tbl>
      <w:tblPr>
        <w:tblStyle w:val="Table15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config list --format 'value(core.project)'</w:t>
            </w:r>
          </w:p>
        </w:tc>
      </w:tr>
    </w:tbl>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rtl w:val="0"/>
        </w:rPr>
        <w:t xml:space="preserve">3. Remove Provided scope from the Tomcat dependency, and add Jib plugin to Frontend's </w:t>
      </w:r>
      <w:r w:rsidDel="00000000" w:rsidR="00000000" w:rsidRPr="00000000">
        <w:rPr>
          <w:rFonts w:ascii="Courier New" w:cs="Courier New" w:eastAsia="Courier New" w:hAnsi="Courier New"/>
          <w:rtl w:val="0"/>
        </w:rPr>
        <w:t xml:space="preserve">pom.xml</w:t>
      </w:r>
      <w:r w:rsidDel="00000000" w:rsidR="00000000" w:rsidRPr="00000000">
        <w:rPr>
          <w:rtl w:val="0"/>
        </w:rPr>
        <w:t xml:space="preserve">.</w:t>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guestbook-frontend/pom.xml</w:t>
      </w:r>
    </w:p>
    <w:tbl>
      <w:tblPr>
        <w:tblStyle w:val="Table15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D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7D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7E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&lt;dependency&gt;</w:t>
            </w:r>
          </w:p>
          <w:p w:rsidR="00000000" w:rsidDel="00000000" w:rsidP="00000000" w:rsidRDefault="00000000" w:rsidRPr="00000000" w14:paraId="000007E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&lt;groupId&gt;org.springframework.boot&lt;/groupId&gt;</w:t>
            </w:r>
          </w:p>
          <w:p w:rsidR="00000000" w:rsidDel="00000000" w:rsidP="00000000" w:rsidRDefault="00000000" w:rsidRPr="00000000" w14:paraId="000007E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&lt;artifactId&gt;spring-boot-starter-tomcat&lt;/artifactId&gt;</w:t>
            </w:r>
          </w:p>
          <w:p w:rsidR="00000000" w:rsidDel="00000000" w:rsidP="00000000" w:rsidRDefault="00000000" w:rsidRPr="00000000" w14:paraId="000007E3">
            <w:pPr>
              <w:widowControl w:val="0"/>
              <w:spacing w:line="240" w:lineRule="auto"/>
              <w:jc w:val="left"/>
              <w:rPr>
                <w:rFonts w:ascii="Courier New" w:cs="Courier New" w:eastAsia="Courier New" w:hAnsi="Courier New"/>
                <w:b w:val="1"/>
                <w:strike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strike w:val="1"/>
                <w:rtl w:val="0"/>
              </w:rPr>
              <w:t xml:space="preserve">&lt;scope&gt;provided&lt;/scope&gt;</w:t>
            </w:r>
          </w:p>
          <w:p w:rsidR="00000000" w:rsidDel="00000000" w:rsidP="00000000" w:rsidRDefault="00000000" w:rsidRPr="00000000" w14:paraId="000007E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&lt;/dependency&gt;</w:t>
            </w:r>
          </w:p>
          <w:p w:rsidR="00000000" w:rsidDel="00000000" w:rsidP="00000000" w:rsidRDefault="00000000" w:rsidRPr="00000000" w14:paraId="000007E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7E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7E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&lt;build&gt;</w:t>
            </w:r>
          </w:p>
          <w:p w:rsidR="00000000" w:rsidDel="00000000" w:rsidP="00000000" w:rsidRDefault="00000000" w:rsidRPr="00000000" w14:paraId="000007E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&lt;plugins&gt;</w:t>
            </w:r>
          </w:p>
          <w:p w:rsidR="00000000" w:rsidDel="00000000" w:rsidP="00000000" w:rsidRDefault="00000000" w:rsidRPr="00000000" w14:paraId="000007E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7E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ab/>
              <w:tab/>
            </w:r>
            <w:r w:rsidDel="00000000" w:rsidR="00000000" w:rsidRPr="00000000">
              <w:rPr>
                <w:rFonts w:ascii="Courier New" w:cs="Courier New" w:eastAsia="Courier New" w:hAnsi="Courier New"/>
                <w:b w:val="1"/>
                <w:rtl w:val="0"/>
              </w:rPr>
              <w:t xml:space="preserve">&lt;plugin&gt;</w:t>
            </w:r>
          </w:p>
          <w:p w:rsidR="00000000" w:rsidDel="00000000" w:rsidP="00000000" w:rsidRDefault="00000000" w:rsidRPr="00000000" w14:paraId="000007E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ab/>
              <w:tab/>
              <w:t xml:space="preserve">&lt;groupId&gt;com.google.cloud.tools&lt;/groupId&gt;</w:t>
            </w:r>
          </w:p>
          <w:p w:rsidR="00000000" w:rsidDel="00000000" w:rsidP="00000000" w:rsidRDefault="00000000" w:rsidRPr="00000000" w14:paraId="000007E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ab/>
              <w:t xml:space="preserve">&lt;artifactId&gt;jib-maven-plugin&lt;/artifactId&gt;</w:t>
            </w:r>
          </w:p>
          <w:p w:rsidR="00000000" w:rsidDel="00000000" w:rsidP="00000000" w:rsidRDefault="00000000" w:rsidRPr="00000000" w14:paraId="000007E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&lt;version&gt;0.9.6&lt;/version&gt;</w:t>
            </w:r>
          </w:p>
          <w:p w:rsidR="00000000" w:rsidDel="00000000" w:rsidP="00000000" w:rsidRDefault="00000000" w:rsidRPr="00000000" w14:paraId="000007E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ab/>
              <w:tab/>
              <w:tab/>
              <w:t xml:space="preserve">&lt;configuration&gt;</w:t>
            </w:r>
          </w:p>
          <w:p w:rsidR="00000000" w:rsidDel="00000000" w:rsidP="00000000" w:rsidRDefault="00000000" w:rsidRPr="00000000" w14:paraId="000007E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ab/>
              <w:tab/>
              <w:tab/>
              <w:t xml:space="preserve">&lt;to&gt;</w:t>
            </w:r>
          </w:p>
          <w:p w:rsidR="00000000" w:rsidDel="00000000" w:rsidP="00000000" w:rsidRDefault="00000000" w:rsidRPr="00000000" w14:paraId="000007F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&lt;image&gt;gcr.io/</w:t>
            </w:r>
            <w:r w:rsidDel="00000000" w:rsidR="00000000" w:rsidRPr="00000000">
              <w:rPr>
                <w:rFonts w:ascii="Courier New" w:cs="Courier New" w:eastAsia="Courier New" w:hAnsi="Courier New"/>
                <w:b w:val="1"/>
                <w:rtl w:val="0"/>
              </w:rPr>
              <w:t xml:space="preserve">PROJECT_ID</w:t>
            </w:r>
            <w:r w:rsidDel="00000000" w:rsidR="00000000" w:rsidRPr="00000000">
              <w:rPr>
                <w:rFonts w:ascii="Courier New" w:cs="Courier New" w:eastAsia="Courier New" w:hAnsi="Courier New"/>
                <w:b w:val="1"/>
                <w:rtl w:val="0"/>
              </w:rPr>
              <w:t xml:space="preserve">/guestbook-frontend&lt;/image&gt;</w:t>
            </w:r>
          </w:p>
          <w:p w:rsidR="00000000" w:rsidDel="00000000" w:rsidP="00000000" w:rsidRDefault="00000000" w:rsidRPr="00000000" w14:paraId="000007F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ab/>
              <w:tab/>
              <w:t xml:space="preserve">&lt;/to&gt;</w:t>
            </w:r>
          </w:p>
          <w:p w:rsidR="00000000" w:rsidDel="00000000" w:rsidP="00000000" w:rsidRDefault="00000000" w:rsidRPr="00000000" w14:paraId="000007F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ab/>
              <w:tab/>
              <w:tab/>
              <w:t xml:space="preserve">&lt;/configuration&gt;</w:t>
            </w:r>
          </w:p>
          <w:p w:rsidR="00000000" w:rsidDel="00000000" w:rsidP="00000000" w:rsidRDefault="00000000" w:rsidRPr="00000000" w14:paraId="000007F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ab/>
              <w:t xml:space="preserve">&lt;/plugin&gt;</w:t>
            </w:r>
            <w:r w:rsidDel="00000000" w:rsidR="00000000" w:rsidRPr="00000000">
              <w:rPr>
                <w:rtl w:val="0"/>
              </w:rPr>
            </w:r>
          </w:p>
          <w:p w:rsidR="00000000" w:rsidDel="00000000" w:rsidP="00000000" w:rsidRDefault="00000000" w:rsidRPr="00000000" w14:paraId="000007F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 xml:space="preserve">&lt;/plugins&gt;</w:t>
            </w:r>
            <w:r w:rsidDel="00000000" w:rsidR="00000000" w:rsidRPr="00000000">
              <w:rPr>
                <w:rtl w:val="0"/>
              </w:rPr>
            </w:r>
          </w:p>
          <w:p w:rsidR="00000000" w:rsidDel="00000000" w:rsidP="00000000" w:rsidRDefault="00000000" w:rsidRPr="00000000" w14:paraId="000007F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&lt;/build&gt;</w:t>
            </w:r>
          </w:p>
          <w:p w:rsidR="00000000" w:rsidDel="00000000" w:rsidP="00000000" w:rsidRDefault="00000000" w:rsidRPr="00000000" w14:paraId="000007F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pPr>
      <w:r w:rsidDel="00000000" w:rsidR="00000000" w:rsidRPr="00000000">
        <w:rPr>
          <w:rtl w:val="0"/>
        </w:rPr>
        <w:t xml:space="preserve">4. Build the Frontend Container.</w:t>
      </w:r>
    </w:p>
    <w:p w:rsidR="00000000" w:rsidDel="00000000" w:rsidP="00000000" w:rsidRDefault="00000000" w:rsidRPr="00000000" w14:paraId="000007F9">
      <w:pPr>
        <w:rPr/>
      </w:pPr>
      <w:r w:rsidDel="00000000" w:rsidR="00000000" w:rsidRPr="00000000">
        <w:rPr>
          <w:rtl w:val="0"/>
        </w:rPr>
      </w:r>
    </w:p>
    <w:tbl>
      <w:tblPr>
        <w:tblStyle w:val="Table15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~/guestbook-frontend</w:t>
            </w:r>
          </w:p>
          <w:p w:rsidR="00000000" w:rsidDel="00000000" w:rsidP="00000000" w:rsidRDefault="00000000" w:rsidRPr="00000000" w14:paraId="000007F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commentRangeStart w:id="5"/>
            <w:r w:rsidDel="00000000" w:rsidR="00000000" w:rsidRPr="00000000">
              <w:rPr>
                <w:rFonts w:ascii="Courier New" w:cs="Courier New" w:eastAsia="Courier New" w:hAnsi="Courier New"/>
                <w:b w:val="1"/>
                <w:rtl w:val="0"/>
              </w:rPr>
              <w:t xml:space="preserve">./mvnw </w:t>
            </w:r>
            <w:r w:rsidDel="00000000" w:rsidR="00000000" w:rsidRPr="00000000">
              <w:rPr>
                <w:rFonts w:ascii="Courier New" w:cs="Courier New" w:eastAsia="Courier New" w:hAnsi="Courier New"/>
                <w:b w:val="1"/>
                <w:rtl w:val="0"/>
              </w:rPr>
              <w:t xml:space="preserve">clean </w:t>
            </w:r>
            <w:commentRangeEnd w:id="5"/>
            <w:r w:rsidDel="00000000" w:rsidR="00000000" w:rsidRPr="00000000">
              <w:commentReference w:id="5"/>
            </w:r>
            <w:r w:rsidDel="00000000" w:rsidR="00000000" w:rsidRPr="00000000">
              <w:rPr>
                <w:rFonts w:ascii="Courier New" w:cs="Courier New" w:eastAsia="Courier New" w:hAnsi="Courier New"/>
                <w:b w:val="1"/>
                <w:rtl w:val="0"/>
              </w:rPr>
              <w:t xml:space="preserve">compile</w:t>
            </w:r>
            <w:commentRangeStart w:id="6"/>
            <w:r w:rsidDel="00000000" w:rsidR="00000000" w:rsidRPr="00000000">
              <w:rPr>
                <w:rFonts w:ascii="Courier New" w:cs="Courier New" w:eastAsia="Courier New" w:hAnsi="Courier New"/>
                <w:b w:val="1"/>
                <w:rtl w:val="0"/>
              </w:rPr>
              <w:t xml:space="preserve"> jib:build</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7F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Scanning for projects...</w:t>
            </w:r>
          </w:p>
          <w:p w:rsidR="00000000" w:rsidDel="00000000" w:rsidP="00000000" w:rsidRDefault="00000000" w:rsidRPr="00000000" w14:paraId="000007F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7F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------------------------&lt; com.example:frontend &gt;------------------------</w:t>
            </w:r>
          </w:p>
          <w:p w:rsidR="00000000" w:rsidDel="00000000" w:rsidP="00000000" w:rsidRDefault="00000000" w:rsidRPr="00000000" w14:paraId="000007F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Building frontend 0.0.1-SNAPSHOT</w:t>
            </w:r>
          </w:p>
          <w:p w:rsidR="00000000" w:rsidDel="00000000" w:rsidP="00000000" w:rsidRDefault="00000000" w:rsidRPr="00000000" w14:paraId="0000080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 war ]---------------------------------</w:t>
            </w:r>
          </w:p>
          <w:p w:rsidR="00000000" w:rsidDel="00000000" w:rsidP="00000000" w:rsidRDefault="00000000" w:rsidRPr="00000000" w14:paraId="0000080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80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 jib-maven-plugin:0.9.6:build (default-cli) @ frontend ---</w:t>
            </w:r>
          </w:p>
          <w:p w:rsidR="00000000" w:rsidDel="00000000" w:rsidP="00000000" w:rsidRDefault="00000000" w:rsidRPr="00000000" w14:paraId="0000080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[WARNING] Base image 'gcr.io/distroless/java' does not use a specific image digest - build may not be reproducible</w:t>
            </w:r>
          </w:p>
          <w:p w:rsidR="00000000" w:rsidDel="00000000" w:rsidP="00000000" w:rsidRDefault="00000000" w:rsidRPr="00000000" w14:paraId="0000080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80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Containerizing application to gcr.io/.../...</w:t>
            </w:r>
          </w:p>
          <w:p w:rsidR="00000000" w:rsidDel="00000000" w:rsidP="00000000" w:rsidRDefault="00000000" w:rsidRPr="00000000" w14:paraId="0000080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80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Retrieving registry credentials for gcr.io...</w:t>
            </w:r>
          </w:p>
          <w:p w:rsidR="00000000" w:rsidDel="00000000" w:rsidP="00000000" w:rsidRDefault="00000000" w:rsidRPr="00000000" w14:paraId="0000080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Getting base image gcr.io/distroless/java...</w:t>
            </w:r>
          </w:p>
          <w:p w:rsidR="00000000" w:rsidDel="00000000" w:rsidP="00000000" w:rsidRDefault="00000000" w:rsidRPr="00000000" w14:paraId="0000080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Building dependencies layer...</w:t>
            </w:r>
          </w:p>
          <w:p w:rsidR="00000000" w:rsidDel="00000000" w:rsidP="00000000" w:rsidRDefault="00000000" w:rsidRPr="00000000" w14:paraId="0000080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Building resources layer...</w:t>
            </w:r>
          </w:p>
          <w:p w:rsidR="00000000" w:rsidDel="00000000" w:rsidP="00000000" w:rsidRDefault="00000000" w:rsidRPr="00000000" w14:paraId="0000080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Building classes layer...</w:t>
            </w:r>
          </w:p>
          <w:p w:rsidR="00000000" w:rsidDel="00000000" w:rsidP="00000000" w:rsidRDefault="00000000" w:rsidRPr="00000000" w14:paraId="0000080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Finalizing...</w:t>
            </w:r>
          </w:p>
          <w:p w:rsidR="00000000" w:rsidDel="00000000" w:rsidP="00000000" w:rsidRDefault="00000000" w:rsidRPr="00000000" w14:paraId="0000080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80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Container entrypoint set to [java, -cp, /app/libs/*:/app/resources/:/app/classes/, com.example.frontend.FrontendApplication]</w:t>
            </w:r>
          </w:p>
          <w:p w:rsidR="00000000" w:rsidDel="00000000" w:rsidP="00000000" w:rsidRDefault="00000000" w:rsidRPr="00000000" w14:paraId="0000080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81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Built and pushed image as gcr.io/next18-bootcamp-test/spring-cloud-gcp-guestbook-frontend</w:t>
            </w:r>
          </w:p>
          <w:p w:rsidR="00000000" w:rsidDel="00000000" w:rsidP="00000000" w:rsidRDefault="00000000" w:rsidRPr="00000000" w14:paraId="0000081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81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81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BUILD SUCCESS</w:t>
            </w:r>
          </w:p>
          <w:p w:rsidR="00000000" w:rsidDel="00000000" w:rsidP="00000000" w:rsidRDefault="00000000" w:rsidRPr="00000000" w14:paraId="0000081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81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Total time: 43.730 s</w:t>
            </w:r>
          </w:p>
          <w:p w:rsidR="00000000" w:rsidDel="00000000" w:rsidP="00000000" w:rsidRDefault="00000000" w:rsidRPr="00000000" w14:paraId="0000081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Finished at: 2018-07-16T16:07:34-04:00</w:t>
            </w:r>
          </w:p>
          <w:p w:rsidR="00000000" w:rsidDel="00000000" w:rsidP="00000000" w:rsidRDefault="00000000" w:rsidRPr="00000000" w14:paraId="0000081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tc>
      </w:tr>
    </w:tbl>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t xml:space="preserve">5. Add Jib plugin to Backend's </w:t>
      </w:r>
      <w:r w:rsidDel="00000000" w:rsidR="00000000" w:rsidRPr="00000000">
        <w:rPr>
          <w:rFonts w:ascii="Courier New" w:cs="Courier New" w:eastAsia="Courier New" w:hAnsi="Courier New"/>
          <w:rtl w:val="0"/>
        </w:rPr>
        <w:t xml:space="preserve">pom.xml</w:t>
      </w:r>
      <w:r w:rsidDel="00000000" w:rsidR="00000000" w:rsidRPr="00000000">
        <w:rPr>
          <w:rtl w:val="0"/>
        </w:rPr>
        <w:t xml:space="preserve">.</w:t>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guestbook-service/pom.xml</w:t>
      </w:r>
    </w:p>
    <w:tbl>
      <w:tblPr>
        <w:tblStyle w:val="Table15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1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81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81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&lt;dependency&gt;</w:t>
            </w:r>
          </w:p>
          <w:p w:rsidR="00000000" w:rsidDel="00000000" w:rsidP="00000000" w:rsidRDefault="00000000" w:rsidRPr="00000000" w14:paraId="0000082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&lt;groupId&gt;org.springframework.boot&lt;/groupId&gt;</w:t>
            </w:r>
          </w:p>
          <w:p w:rsidR="00000000" w:rsidDel="00000000" w:rsidP="00000000" w:rsidRDefault="00000000" w:rsidRPr="00000000" w14:paraId="0000082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&lt;artifactId&gt;spring-boot-starter-tomcat&lt;/artifactId&gt;</w:t>
            </w:r>
          </w:p>
          <w:p w:rsidR="00000000" w:rsidDel="00000000" w:rsidP="00000000" w:rsidRDefault="00000000" w:rsidRPr="00000000" w14:paraId="00000822">
            <w:pPr>
              <w:widowControl w:val="0"/>
              <w:spacing w:line="240" w:lineRule="auto"/>
              <w:jc w:val="left"/>
              <w:rPr>
                <w:rFonts w:ascii="Courier New" w:cs="Courier New" w:eastAsia="Courier New" w:hAnsi="Courier New"/>
                <w:b w:val="1"/>
                <w:strike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strike w:val="1"/>
                <w:rtl w:val="0"/>
              </w:rPr>
              <w:t xml:space="preserve">&lt;scope&gt;provided&lt;/scope&gt;</w:t>
            </w:r>
          </w:p>
          <w:p w:rsidR="00000000" w:rsidDel="00000000" w:rsidP="00000000" w:rsidRDefault="00000000" w:rsidRPr="00000000" w14:paraId="0000082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&lt;/dependency&gt;</w:t>
            </w:r>
          </w:p>
          <w:p w:rsidR="00000000" w:rsidDel="00000000" w:rsidP="00000000" w:rsidRDefault="00000000" w:rsidRPr="00000000" w14:paraId="0000082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82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826">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82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&lt;build&gt;</w:t>
            </w:r>
          </w:p>
          <w:p w:rsidR="00000000" w:rsidDel="00000000" w:rsidP="00000000" w:rsidRDefault="00000000" w:rsidRPr="00000000" w14:paraId="0000082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&lt;plugins&gt;</w:t>
            </w:r>
          </w:p>
          <w:p w:rsidR="00000000" w:rsidDel="00000000" w:rsidP="00000000" w:rsidRDefault="00000000" w:rsidRPr="00000000" w14:paraId="0000082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w:t>
            </w:r>
          </w:p>
          <w:p w:rsidR="00000000" w:rsidDel="00000000" w:rsidP="00000000" w:rsidRDefault="00000000" w:rsidRPr="00000000" w14:paraId="0000082A">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82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r>
            <w:r w:rsidDel="00000000" w:rsidR="00000000" w:rsidRPr="00000000">
              <w:rPr>
                <w:rFonts w:ascii="Courier New" w:cs="Courier New" w:eastAsia="Courier New" w:hAnsi="Courier New"/>
                <w:b w:val="1"/>
                <w:rtl w:val="0"/>
              </w:rPr>
              <w:t xml:space="preserve">&lt;plugin&gt;</w:t>
            </w:r>
          </w:p>
          <w:p w:rsidR="00000000" w:rsidDel="00000000" w:rsidP="00000000" w:rsidRDefault="00000000" w:rsidRPr="00000000" w14:paraId="0000082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b w:val="1"/>
                <w:rtl w:val="0"/>
              </w:rPr>
              <w:tab/>
              <w:t xml:space="preserve">&lt;groupId&gt;com.google.cloud.tools&lt;/groupId&gt;</w:t>
            </w:r>
          </w:p>
          <w:p w:rsidR="00000000" w:rsidDel="00000000" w:rsidP="00000000" w:rsidRDefault="00000000" w:rsidRPr="00000000" w14:paraId="0000082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b w:val="1"/>
                <w:rtl w:val="0"/>
              </w:rPr>
              <w:t xml:space="preserve">&lt;artifactId&gt;jib-maven-plugin&lt;/artifactId&gt;</w:t>
            </w:r>
          </w:p>
          <w:p w:rsidR="00000000" w:rsidDel="00000000" w:rsidP="00000000" w:rsidRDefault="00000000" w:rsidRPr="00000000" w14:paraId="0000082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b w:val="1"/>
                <w:rtl w:val="0"/>
              </w:rPr>
              <w:tab/>
              <w:tab/>
              <w:tab/>
              <w:t xml:space="preserve">&lt;version&gt;0.9.6&lt;/version&gt;</w:t>
            </w:r>
          </w:p>
          <w:p w:rsidR="00000000" w:rsidDel="00000000" w:rsidP="00000000" w:rsidRDefault="00000000" w:rsidRPr="00000000" w14:paraId="0000082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b w:val="1"/>
                <w:rtl w:val="0"/>
              </w:rPr>
              <w:tab/>
              <w:tab/>
              <w:t xml:space="preserve">&lt;configuration&gt;</w:t>
            </w:r>
          </w:p>
          <w:p w:rsidR="00000000" w:rsidDel="00000000" w:rsidP="00000000" w:rsidRDefault="00000000" w:rsidRPr="00000000" w14:paraId="0000083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b w:val="1"/>
                <w:rtl w:val="0"/>
              </w:rPr>
              <w:tab/>
              <w:tab/>
              <w:t xml:space="preserve">&lt;to&gt;</w:t>
            </w:r>
          </w:p>
          <w:p w:rsidR="00000000" w:rsidDel="00000000" w:rsidP="00000000" w:rsidRDefault="00000000" w:rsidRPr="00000000" w14:paraId="0000083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&lt;image&gt;gcr.io/PROJECT_ID/guestbook-service&lt;/image&gt;</w:t>
            </w:r>
          </w:p>
          <w:p w:rsidR="00000000" w:rsidDel="00000000" w:rsidP="00000000" w:rsidRDefault="00000000" w:rsidRPr="00000000" w14:paraId="0000083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b w:val="1"/>
                <w:rtl w:val="0"/>
              </w:rPr>
              <w:tab/>
              <w:t xml:space="preserve">&lt;/to&gt;</w:t>
            </w:r>
          </w:p>
          <w:p w:rsidR="00000000" w:rsidDel="00000000" w:rsidP="00000000" w:rsidRDefault="00000000" w:rsidRPr="00000000" w14:paraId="0000083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b w:val="1"/>
                <w:rtl w:val="0"/>
              </w:rPr>
              <w:tab/>
              <w:tab/>
              <w:tab/>
              <w:t xml:space="preserve">&lt;/configuration&gt;</w:t>
            </w:r>
          </w:p>
          <w:p w:rsidR="00000000" w:rsidDel="00000000" w:rsidP="00000000" w:rsidRDefault="00000000" w:rsidRPr="00000000" w14:paraId="0000083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b w:val="1"/>
                <w:rtl w:val="0"/>
              </w:rPr>
              <w:tab/>
              <w:t xml:space="preserve">&lt;/plugin&gt;</w:t>
            </w:r>
            <w:r w:rsidDel="00000000" w:rsidR="00000000" w:rsidRPr="00000000">
              <w:rPr>
                <w:rtl w:val="0"/>
              </w:rPr>
            </w:r>
          </w:p>
          <w:p w:rsidR="00000000" w:rsidDel="00000000" w:rsidP="00000000" w:rsidRDefault="00000000" w:rsidRPr="00000000" w14:paraId="0000083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 xml:space="preserve">&lt;/plugins&gt;</w:t>
            </w:r>
            <w:r w:rsidDel="00000000" w:rsidR="00000000" w:rsidRPr="00000000">
              <w:rPr>
                <w:rtl w:val="0"/>
              </w:rPr>
            </w:r>
          </w:p>
          <w:p w:rsidR="00000000" w:rsidDel="00000000" w:rsidP="00000000" w:rsidRDefault="00000000" w:rsidRPr="00000000" w14:paraId="0000083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&lt;/build&gt;</w:t>
            </w:r>
          </w:p>
          <w:p w:rsidR="00000000" w:rsidDel="00000000" w:rsidP="00000000" w:rsidRDefault="00000000" w:rsidRPr="00000000" w14:paraId="0000083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pPr>
      <w:r w:rsidDel="00000000" w:rsidR="00000000" w:rsidRPr="00000000">
        <w:rPr>
          <w:rtl w:val="0"/>
        </w:rPr>
        <w:t xml:space="preserve">6. Build the Backend Container.</w:t>
      </w:r>
    </w:p>
    <w:p w:rsidR="00000000" w:rsidDel="00000000" w:rsidP="00000000" w:rsidRDefault="00000000" w:rsidRPr="00000000" w14:paraId="0000083A">
      <w:pPr>
        <w:rPr/>
      </w:pPr>
      <w:r w:rsidDel="00000000" w:rsidR="00000000" w:rsidRPr="00000000">
        <w:rPr>
          <w:rtl w:val="0"/>
        </w:rPr>
      </w:r>
    </w:p>
    <w:tbl>
      <w:tblPr>
        <w:tblStyle w:val="Table15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~/guestbook-service</w:t>
            </w:r>
          </w:p>
          <w:p w:rsidR="00000000" w:rsidDel="00000000" w:rsidP="00000000" w:rsidRDefault="00000000" w:rsidRPr="00000000" w14:paraId="0000083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clean package jib:build</w:t>
            </w:r>
          </w:p>
          <w:p w:rsidR="00000000" w:rsidDel="00000000" w:rsidP="00000000" w:rsidRDefault="00000000" w:rsidRPr="00000000" w14:paraId="0000083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Scanning for projects...</w:t>
            </w:r>
          </w:p>
          <w:p w:rsidR="00000000" w:rsidDel="00000000" w:rsidP="00000000" w:rsidRDefault="00000000" w:rsidRPr="00000000" w14:paraId="0000083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83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------------------------&lt; com.example:frontend &gt;------------------------</w:t>
            </w:r>
          </w:p>
          <w:p w:rsidR="00000000" w:rsidDel="00000000" w:rsidP="00000000" w:rsidRDefault="00000000" w:rsidRPr="00000000" w14:paraId="0000084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Building frontend 0.0.1-SNAPSHOT</w:t>
            </w:r>
          </w:p>
          <w:p w:rsidR="00000000" w:rsidDel="00000000" w:rsidP="00000000" w:rsidRDefault="00000000" w:rsidRPr="00000000" w14:paraId="0000084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 war ]---------------------------------</w:t>
            </w:r>
          </w:p>
          <w:p w:rsidR="00000000" w:rsidDel="00000000" w:rsidP="00000000" w:rsidRDefault="00000000" w:rsidRPr="00000000" w14:paraId="0000084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84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 jib-maven-plugin:0.9.6:build (default-cli) @ frontend ---</w:t>
            </w:r>
          </w:p>
          <w:p w:rsidR="00000000" w:rsidDel="00000000" w:rsidP="00000000" w:rsidRDefault="00000000" w:rsidRPr="00000000" w14:paraId="0000084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[WARNING] Base image 'gcr.io/distroless/java' does not use a specific image digest - build may not be reproducible</w:t>
            </w:r>
          </w:p>
          <w:p w:rsidR="00000000" w:rsidDel="00000000" w:rsidP="00000000" w:rsidRDefault="00000000" w:rsidRPr="00000000" w14:paraId="0000084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84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Containerizing application to gcr.io/.../...</w:t>
            </w:r>
          </w:p>
          <w:p w:rsidR="00000000" w:rsidDel="00000000" w:rsidP="00000000" w:rsidRDefault="00000000" w:rsidRPr="00000000" w14:paraId="0000084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84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Retrieving registry credentials for gcr.io...</w:t>
            </w:r>
          </w:p>
          <w:p w:rsidR="00000000" w:rsidDel="00000000" w:rsidP="00000000" w:rsidRDefault="00000000" w:rsidRPr="00000000" w14:paraId="0000084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Getting base image gcr.io/distroless/java...</w:t>
            </w:r>
          </w:p>
          <w:p w:rsidR="00000000" w:rsidDel="00000000" w:rsidP="00000000" w:rsidRDefault="00000000" w:rsidRPr="00000000" w14:paraId="0000084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Building dependencies layer...</w:t>
            </w:r>
          </w:p>
          <w:p w:rsidR="00000000" w:rsidDel="00000000" w:rsidP="00000000" w:rsidRDefault="00000000" w:rsidRPr="00000000" w14:paraId="0000084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Building resources layer...</w:t>
            </w:r>
          </w:p>
          <w:p w:rsidR="00000000" w:rsidDel="00000000" w:rsidP="00000000" w:rsidRDefault="00000000" w:rsidRPr="00000000" w14:paraId="0000084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Building classes layer...</w:t>
            </w:r>
          </w:p>
          <w:p w:rsidR="00000000" w:rsidDel="00000000" w:rsidP="00000000" w:rsidRDefault="00000000" w:rsidRPr="00000000" w14:paraId="0000084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Finalizing...</w:t>
            </w:r>
          </w:p>
          <w:p w:rsidR="00000000" w:rsidDel="00000000" w:rsidP="00000000" w:rsidRDefault="00000000" w:rsidRPr="00000000" w14:paraId="0000084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84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5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85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85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BUILD SUCCESS</w:t>
            </w:r>
          </w:p>
          <w:p w:rsidR="00000000" w:rsidDel="00000000" w:rsidP="00000000" w:rsidRDefault="00000000" w:rsidRPr="00000000" w14:paraId="0000085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85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Total time: 43.730 s</w:t>
            </w:r>
          </w:p>
          <w:p w:rsidR="00000000" w:rsidDel="00000000" w:rsidP="00000000" w:rsidRDefault="00000000" w:rsidRPr="00000000" w14:paraId="0000085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Finished at: 2018-07-16T16:07:34-04:00</w:t>
            </w:r>
          </w:p>
          <w:p w:rsidR="00000000" w:rsidDel="00000000" w:rsidP="00000000" w:rsidRDefault="00000000" w:rsidRPr="00000000" w14:paraId="0000085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tc>
      </w:tr>
    </w:tbl>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pStyle w:val="Heading2"/>
        <w:rPr/>
      </w:pPr>
      <w:bookmarkStart w:colFirst="0" w:colLast="0" w:name="_mfk3v9pyqjf1" w:id="91"/>
      <w:bookmarkEnd w:id="91"/>
      <w:r w:rsidDel="00000000" w:rsidR="00000000" w:rsidRPr="00000000">
        <w:rPr>
          <w:rtl w:val="0"/>
        </w:rPr>
        <w:t xml:space="preserve">Task 2 - Create a Kubernetes Cluster</w:t>
      </w:r>
    </w:p>
    <w:p w:rsidR="00000000" w:rsidDel="00000000" w:rsidP="00000000" w:rsidRDefault="00000000" w:rsidRPr="00000000" w14:paraId="00000859">
      <w:pPr>
        <w:rPr/>
      </w:pPr>
      <w:r w:rsidDel="00000000" w:rsidR="00000000" w:rsidRPr="00000000">
        <w:rPr>
          <w:rtl w:val="0"/>
        </w:rPr>
        <w:t xml:space="preserve">1. Enable Kubernetes Engine API.</w:t>
      </w:r>
    </w:p>
    <w:p w:rsidR="00000000" w:rsidDel="00000000" w:rsidP="00000000" w:rsidRDefault="00000000" w:rsidRPr="00000000" w14:paraId="0000085A">
      <w:pPr>
        <w:rPr/>
      </w:pPr>
      <w:r w:rsidDel="00000000" w:rsidR="00000000" w:rsidRPr="00000000">
        <w:rPr>
          <w:rtl w:val="0"/>
        </w:rPr>
      </w:r>
    </w:p>
    <w:tbl>
      <w:tblPr>
        <w:tblStyle w:val="Table15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services enable container.googleapis.com</w:t>
            </w:r>
          </w:p>
        </w:tc>
      </w:tr>
    </w:tbl>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t xml:space="preserve">2. Create a Kubernetes Cluster that has Stackdriver Monitoring enabled.</w:t>
      </w:r>
    </w:p>
    <w:p w:rsidR="00000000" w:rsidDel="00000000" w:rsidP="00000000" w:rsidRDefault="00000000" w:rsidRPr="00000000" w14:paraId="0000085E">
      <w:pPr>
        <w:rPr/>
      </w:pPr>
      <w:r w:rsidDel="00000000" w:rsidR="00000000" w:rsidRPr="00000000">
        <w:rPr>
          <w:rtl w:val="0"/>
        </w:rPr>
      </w:r>
    </w:p>
    <w:tbl>
      <w:tblPr>
        <w:tblStyle w:val="Table15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beta container clusters create guestbook-cluster \</w:t>
            </w:r>
          </w:p>
          <w:p w:rsidR="00000000" w:rsidDel="00000000" w:rsidP="00000000" w:rsidRDefault="00000000" w:rsidRPr="00000000" w14:paraId="0000086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--cluster-version=1.10 \</w:t>
            </w:r>
          </w:p>
          <w:p w:rsidR="00000000" w:rsidDel="00000000" w:rsidP="00000000" w:rsidRDefault="00000000" w:rsidRPr="00000000" w14:paraId="0000086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--region=us-central1 \</w:t>
            </w:r>
          </w:p>
          <w:p w:rsidR="00000000" w:rsidDel="00000000" w:rsidP="00000000" w:rsidRDefault="00000000" w:rsidRPr="00000000" w14:paraId="0000086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--num-nodes=2 \</w:t>
            </w:r>
          </w:p>
          <w:p w:rsidR="00000000" w:rsidDel="00000000" w:rsidP="00000000" w:rsidRDefault="00000000" w:rsidRPr="00000000" w14:paraId="0000086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--machine-type=n1-standard-2 \</w:t>
            </w:r>
          </w:p>
          <w:p w:rsidR="00000000" w:rsidDel="00000000" w:rsidP="00000000" w:rsidRDefault="00000000" w:rsidRPr="00000000" w14:paraId="0000086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--enable-autorepair \</w:t>
            </w:r>
          </w:p>
          <w:p w:rsidR="00000000" w:rsidDel="00000000" w:rsidP="00000000" w:rsidRDefault="00000000" w:rsidRPr="00000000" w14:paraId="0000086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b w:val="1"/>
                <w:rtl w:val="0"/>
              </w:rPr>
              <w:t xml:space="preserve">    --enable-stackdriver-kubernetes</w:t>
            </w:r>
            <w:r w:rsidDel="00000000" w:rsidR="00000000" w:rsidRPr="00000000">
              <w:rPr>
                <w:rtl w:val="0"/>
              </w:rPr>
            </w:r>
          </w:p>
        </w:tc>
      </w:tr>
    </w:tbl>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rPr/>
      </w:pPr>
      <w:r w:rsidDel="00000000" w:rsidR="00000000" w:rsidRPr="00000000">
        <w:rPr>
          <w:rtl w:val="0"/>
        </w:rPr>
        <w:t xml:space="preserve">3. Validate that the Kubernetes cluster was created successfully by checking the server version.</w:t>
      </w:r>
    </w:p>
    <w:p w:rsidR="00000000" w:rsidDel="00000000" w:rsidP="00000000" w:rsidRDefault="00000000" w:rsidRPr="00000000" w14:paraId="00000868">
      <w:pPr>
        <w:rPr/>
      </w:pPr>
      <w:r w:rsidDel="00000000" w:rsidR="00000000" w:rsidRPr="00000000">
        <w:rPr>
          <w:rtl w:val="0"/>
        </w:rPr>
      </w:r>
    </w:p>
    <w:tbl>
      <w:tblPr>
        <w:tblStyle w:val="Table16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version</w:t>
            </w:r>
          </w:p>
          <w:p w:rsidR="00000000" w:rsidDel="00000000" w:rsidP="00000000" w:rsidRDefault="00000000" w:rsidRPr="00000000" w14:paraId="0000086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Client Version: version.Info{Major:"1", Minor:"10", GitVersion:"v1.10.5", GitCommit:"32ac1c9073b132b8ba18aa830f46b77dcceb0723", GitTreeState:"clean", BuildDate:"2018-06-22T05:40:33Z", GoVersion:"go1.9.7", Compiler:"gc", Platform:"darwin/amd64"}</w:t>
            </w:r>
          </w:p>
          <w:p w:rsidR="00000000" w:rsidDel="00000000" w:rsidP="00000000" w:rsidRDefault="00000000" w:rsidRPr="00000000" w14:paraId="0000086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Server Version: version.Info{Major:"1", Minor:"10+", GitVersion:"v1.10.5-gke.0", GitCommit:"f4c74e18e57148052c59cc0467bb7e99dcc46399", GitTreeState:"clean", BuildDate:"2018-06-21T14:11:26Z", GoVersion:"go1.9.3b4", Compiler:"gc", Platform:"linux/amd64"}</w:t>
            </w:r>
          </w:p>
        </w:tc>
      </w:tr>
    </w:tbl>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pStyle w:val="Heading2"/>
        <w:rPr/>
      </w:pPr>
      <w:bookmarkStart w:colFirst="0" w:colLast="0" w:name="_od26icnffc7h" w:id="92"/>
      <w:bookmarkEnd w:id="92"/>
      <w:r w:rsidDel="00000000" w:rsidR="00000000" w:rsidRPr="00000000">
        <w:rPr>
          <w:rtl w:val="0"/>
        </w:rPr>
        <w:t xml:space="preserve">Task 3 - Storing Service Account</w:t>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rPr/>
      </w:pPr>
      <w:r w:rsidDel="00000000" w:rsidR="00000000" w:rsidRPr="00000000">
        <w:rPr>
          <w:rtl w:val="0"/>
        </w:rPr>
        <w:t xml:space="preserve">The service account you generated earlier needs to be stored in Kubernetes as a Secret so that it's accessible from the containers.</w:t>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t xml:space="preserve">1. Create the Secret from the service account.</w:t>
      </w:r>
    </w:p>
    <w:p w:rsidR="00000000" w:rsidDel="00000000" w:rsidP="00000000" w:rsidRDefault="00000000" w:rsidRPr="00000000" w14:paraId="00000872">
      <w:pPr>
        <w:rPr/>
      </w:pPr>
      <w:r w:rsidDel="00000000" w:rsidR="00000000" w:rsidRPr="00000000">
        <w:rPr>
          <w:rtl w:val="0"/>
        </w:rPr>
      </w:r>
    </w:p>
    <w:tbl>
      <w:tblPr>
        <w:tblStyle w:val="Table16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create secret generic guestbook-service-account \</w:t>
            </w:r>
          </w:p>
          <w:p w:rsidR="00000000" w:rsidDel="00000000" w:rsidP="00000000" w:rsidRDefault="00000000" w:rsidRPr="00000000" w14:paraId="0000087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--from-file=$HOME/service-account.json</w:t>
            </w:r>
          </w:p>
        </w:tc>
      </w:tr>
    </w:tbl>
    <w:p w:rsidR="00000000" w:rsidDel="00000000" w:rsidP="00000000" w:rsidRDefault="00000000" w:rsidRPr="00000000" w14:paraId="00000875">
      <w:pPr>
        <w:rPr/>
      </w:pPr>
      <w:r w:rsidDel="00000000" w:rsidR="00000000" w:rsidRPr="00000000">
        <w:rPr>
          <w:rtl w:val="0"/>
        </w:rPr>
      </w:r>
    </w:p>
    <w:p w:rsidR="00000000" w:rsidDel="00000000" w:rsidP="00000000" w:rsidRDefault="00000000" w:rsidRPr="00000000" w14:paraId="00000876">
      <w:pPr>
        <w:rPr/>
      </w:pPr>
      <w:r w:rsidDel="00000000" w:rsidR="00000000" w:rsidRPr="00000000">
        <w:rPr>
          <w:rtl w:val="0"/>
        </w:rPr>
        <w:t xml:space="preserve">2. Validate that the service account is stored.</w:t>
      </w:r>
    </w:p>
    <w:p w:rsidR="00000000" w:rsidDel="00000000" w:rsidP="00000000" w:rsidRDefault="00000000" w:rsidRPr="00000000" w14:paraId="00000877">
      <w:pPr>
        <w:rPr/>
      </w:pPr>
      <w:r w:rsidDel="00000000" w:rsidR="00000000" w:rsidRPr="00000000">
        <w:rPr>
          <w:rtl w:val="0"/>
        </w:rPr>
      </w:r>
    </w:p>
    <w:tbl>
      <w:tblPr>
        <w:tblStyle w:val="Table16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describe secret guestbook-service-account</w:t>
            </w:r>
          </w:p>
          <w:p w:rsidR="00000000" w:rsidDel="00000000" w:rsidP="00000000" w:rsidRDefault="00000000" w:rsidRPr="00000000" w14:paraId="0000087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Name:         guestbook-service-account</w:t>
            </w:r>
          </w:p>
          <w:p w:rsidR="00000000" w:rsidDel="00000000" w:rsidP="00000000" w:rsidRDefault="00000000" w:rsidRPr="00000000" w14:paraId="0000087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Namespace:    default</w:t>
            </w:r>
          </w:p>
          <w:p w:rsidR="00000000" w:rsidDel="00000000" w:rsidP="00000000" w:rsidRDefault="00000000" w:rsidRPr="00000000" w14:paraId="0000087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Labels:       &lt;none&gt;</w:t>
            </w:r>
          </w:p>
          <w:p w:rsidR="00000000" w:rsidDel="00000000" w:rsidP="00000000" w:rsidRDefault="00000000" w:rsidRPr="00000000" w14:paraId="0000087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Annotations:  &lt;none&gt;</w:t>
            </w:r>
          </w:p>
          <w:p w:rsidR="00000000" w:rsidDel="00000000" w:rsidP="00000000" w:rsidRDefault="00000000" w:rsidRPr="00000000" w14:paraId="0000087D">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87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Type:  Opaque</w:t>
            </w:r>
          </w:p>
          <w:p w:rsidR="00000000" w:rsidDel="00000000" w:rsidP="00000000" w:rsidRDefault="00000000" w:rsidRPr="00000000" w14:paraId="0000087F">
            <w:pPr>
              <w:widowControl w:val="0"/>
              <w:spacing w:line="24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88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w:t>
            </w:r>
          </w:p>
          <w:p w:rsidR="00000000" w:rsidDel="00000000" w:rsidP="00000000" w:rsidRDefault="00000000" w:rsidRPr="00000000" w14:paraId="0000088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8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service-account.json:  ... bytes</w:t>
            </w:r>
          </w:p>
        </w:tc>
      </w:tr>
    </w:tbl>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pStyle w:val="Heading2"/>
        <w:rPr/>
      </w:pPr>
      <w:bookmarkStart w:colFirst="0" w:colLast="0" w:name="_otdvc3s84zv" w:id="93"/>
      <w:bookmarkEnd w:id="93"/>
      <w:r w:rsidDel="00000000" w:rsidR="00000000" w:rsidRPr="00000000">
        <w:rPr>
          <w:rtl w:val="0"/>
        </w:rPr>
        <w:t xml:space="preserve">Task 4 - Deploying Containers</w:t>
      </w:r>
    </w:p>
    <w:p w:rsidR="00000000" w:rsidDel="00000000" w:rsidP="00000000" w:rsidRDefault="00000000" w:rsidRPr="00000000" w14:paraId="00000885">
      <w:pPr>
        <w:rPr/>
      </w:pPr>
      <w:r w:rsidDel="00000000" w:rsidR="00000000" w:rsidRPr="00000000">
        <w:rPr>
          <w:rtl w:val="0"/>
        </w:rPr>
        <w:t xml:space="preserve">1. Copy the pre-created Kubernetes deployments file to the home directory.</w:t>
      </w:r>
    </w:p>
    <w:p w:rsidR="00000000" w:rsidDel="00000000" w:rsidP="00000000" w:rsidRDefault="00000000" w:rsidRPr="00000000" w14:paraId="00000886">
      <w:pPr>
        <w:rPr/>
      </w:pPr>
      <w:r w:rsidDel="00000000" w:rsidR="00000000" w:rsidRPr="00000000">
        <w:rPr>
          <w:rtl w:val="0"/>
        </w:rPr>
      </w:r>
    </w:p>
    <w:tbl>
      <w:tblPr>
        <w:tblStyle w:val="Table16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w:t>
            </w:r>
            <w:r w:rsidDel="00000000" w:rsidR="00000000" w:rsidRPr="00000000">
              <w:rPr>
                <w:rtl w:val="0"/>
              </w:rPr>
            </w:r>
          </w:p>
          <w:p w:rsidR="00000000" w:rsidDel="00000000" w:rsidP="00000000" w:rsidRDefault="00000000" w:rsidRPr="00000000" w14:paraId="00000888">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cp -a ~/spring-cloud-gcp-guestbook/11-kubernetes/kubernetes ~/kubernetes</w:t>
            </w:r>
            <w:r w:rsidDel="00000000" w:rsidR="00000000" w:rsidRPr="00000000">
              <w:rPr>
                <w:rtl w:val="0"/>
              </w:rPr>
            </w:r>
          </w:p>
        </w:tc>
      </w:tr>
    </w:tbl>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t xml:space="preserve">2. Update the Guestbook Frontend Kubernetes Deployment files to use the image you created.</w:t>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rFonts w:ascii="Courier New" w:cs="Courier New" w:eastAsia="Courier New" w:hAnsi="Courier New"/>
        </w:rPr>
      </w:pPr>
      <w:r w:rsidDel="00000000" w:rsidR="00000000" w:rsidRPr="00000000">
        <w:rPr>
          <w:rFonts w:ascii="Courier New" w:cs="Courier New" w:eastAsia="Courier New" w:hAnsi="Courier New"/>
          <w:rtl w:val="0"/>
        </w:rPr>
        <w:t xml:space="preserve">kubernetes/guestbook-frontend-deployment.yaml</w:t>
      </w:r>
    </w:p>
    <w:p w:rsidR="00000000" w:rsidDel="00000000" w:rsidP="00000000" w:rsidRDefault="00000000" w:rsidRPr="00000000" w14:paraId="0000088D">
      <w:pPr>
        <w:rPr/>
      </w:pPr>
      <w:r w:rsidDel="00000000" w:rsidR="00000000" w:rsidRPr="00000000">
        <w:rPr>
          <w:rtl w:val="0"/>
        </w:rPr>
      </w:r>
    </w:p>
    <w:tbl>
      <w:tblPr>
        <w:tblStyle w:val="Table16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8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apiVersion: apps/v1</w:t>
            </w:r>
          </w:p>
          <w:p w:rsidR="00000000" w:rsidDel="00000000" w:rsidP="00000000" w:rsidRDefault="00000000" w:rsidRPr="00000000" w14:paraId="0000089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kind: Deployment</w:t>
            </w:r>
          </w:p>
          <w:p w:rsidR="00000000" w:rsidDel="00000000" w:rsidP="00000000" w:rsidRDefault="00000000" w:rsidRPr="00000000" w14:paraId="0000089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metadata:</w:t>
            </w:r>
          </w:p>
          <w:p w:rsidR="00000000" w:rsidDel="00000000" w:rsidP="00000000" w:rsidRDefault="00000000" w:rsidRPr="00000000" w14:paraId="0000089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labels:</w:t>
            </w:r>
          </w:p>
          <w:p w:rsidR="00000000" w:rsidDel="00000000" w:rsidP="00000000" w:rsidRDefault="00000000" w:rsidRPr="00000000" w14:paraId="0000089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app: guestbook-frontend</w:t>
            </w:r>
          </w:p>
          <w:p w:rsidR="00000000" w:rsidDel="00000000" w:rsidP="00000000" w:rsidRDefault="00000000" w:rsidRPr="00000000" w14:paraId="0000089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 guestbook-frontend</w:t>
            </w:r>
          </w:p>
          <w:p w:rsidR="00000000" w:rsidDel="00000000" w:rsidP="00000000" w:rsidRDefault="00000000" w:rsidRPr="00000000" w14:paraId="0000089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spec:</w:t>
            </w:r>
          </w:p>
          <w:p w:rsidR="00000000" w:rsidDel="00000000" w:rsidP="00000000" w:rsidRDefault="00000000" w:rsidRPr="00000000" w14:paraId="0000089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replicas: 2</w:t>
            </w:r>
          </w:p>
          <w:p w:rsidR="00000000" w:rsidDel="00000000" w:rsidP="00000000" w:rsidRDefault="00000000" w:rsidRPr="00000000" w14:paraId="0000089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selector:</w:t>
            </w:r>
          </w:p>
          <w:p w:rsidR="00000000" w:rsidDel="00000000" w:rsidP="00000000" w:rsidRDefault="00000000" w:rsidRPr="00000000" w14:paraId="0000089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9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template:</w:t>
            </w:r>
          </w:p>
          <w:p w:rsidR="00000000" w:rsidDel="00000000" w:rsidP="00000000" w:rsidRDefault="00000000" w:rsidRPr="00000000" w14:paraId="0000089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9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spec:</w:t>
            </w:r>
          </w:p>
          <w:p w:rsidR="00000000" w:rsidDel="00000000" w:rsidP="00000000" w:rsidRDefault="00000000" w:rsidRPr="00000000" w14:paraId="0000089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9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containers:</w:t>
            </w:r>
          </w:p>
          <w:p w:rsidR="00000000" w:rsidDel="00000000" w:rsidP="00000000" w:rsidRDefault="00000000" w:rsidRPr="00000000" w14:paraId="0000089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name: guestbook-frontend</w:t>
            </w:r>
          </w:p>
          <w:p w:rsidR="00000000" w:rsidDel="00000000" w:rsidP="00000000" w:rsidRDefault="00000000" w:rsidRPr="00000000" w14:paraId="0000089F">
            <w:pPr>
              <w:widowControl w:val="0"/>
              <w:spacing w:line="240" w:lineRule="auto"/>
              <w:jc w:val="left"/>
              <w:rPr>
                <w:rFonts w:ascii="Courier New" w:cs="Courier New" w:eastAsia="Courier New" w:hAnsi="Courier New"/>
                <w:b w:val="1"/>
                <w:strike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strike w:val="1"/>
                <w:rtl w:val="0"/>
              </w:rPr>
              <w:t xml:space="preserve">image: saturnism/spring-gcp-guestbook-frontend:latest</w:t>
            </w:r>
          </w:p>
          <w:p w:rsidR="00000000" w:rsidDel="00000000" w:rsidP="00000000" w:rsidRDefault="00000000" w:rsidRPr="00000000" w14:paraId="000008A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image: gcr.io/PROJECT_ID/guestbook-frontend</w:t>
            </w:r>
          </w:p>
          <w:p w:rsidR="00000000" w:rsidDel="00000000" w:rsidP="00000000" w:rsidRDefault="00000000" w:rsidRPr="00000000" w14:paraId="000008A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rPr/>
      </w:pPr>
      <w:r w:rsidDel="00000000" w:rsidR="00000000" w:rsidRPr="00000000">
        <w:rPr>
          <w:rtl w:val="0"/>
        </w:rPr>
        <w:t xml:space="preserve">3. Update the Guestbook Frontend Kubernetes Deployment files to use the image you created.</w:t>
      </w:r>
    </w:p>
    <w:p w:rsidR="00000000" w:rsidDel="00000000" w:rsidP="00000000" w:rsidRDefault="00000000" w:rsidRPr="00000000" w14:paraId="000008A4">
      <w:pPr>
        <w:rPr/>
      </w:pPr>
      <w:r w:rsidDel="00000000" w:rsidR="00000000" w:rsidRPr="00000000">
        <w:rPr>
          <w:rtl w:val="0"/>
        </w:rPr>
      </w:r>
    </w:p>
    <w:p w:rsidR="00000000" w:rsidDel="00000000" w:rsidP="00000000" w:rsidRDefault="00000000" w:rsidRPr="00000000" w14:paraId="000008A5">
      <w:pPr>
        <w:rPr>
          <w:rFonts w:ascii="Courier New" w:cs="Courier New" w:eastAsia="Courier New" w:hAnsi="Courier New"/>
        </w:rPr>
      </w:pPr>
      <w:r w:rsidDel="00000000" w:rsidR="00000000" w:rsidRPr="00000000">
        <w:rPr>
          <w:rFonts w:ascii="Courier New" w:cs="Courier New" w:eastAsia="Courier New" w:hAnsi="Courier New"/>
          <w:rtl w:val="0"/>
        </w:rPr>
        <w:t xml:space="preserve">kubernetes/guestbook-service-deployment.yaml</w:t>
      </w:r>
    </w:p>
    <w:p w:rsidR="00000000" w:rsidDel="00000000" w:rsidP="00000000" w:rsidRDefault="00000000" w:rsidRPr="00000000" w14:paraId="000008A6">
      <w:pPr>
        <w:rPr/>
      </w:pPr>
      <w:r w:rsidDel="00000000" w:rsidR="00000000" w:rsidRPr="00000000">
        <w:rPr>
          <w:rtl w:val="0"/>
        </w:rPr>
      </w:r>
    </w:p>
    <w:tbl>
      <w:tblPr>
        <w:tblStyle w:val="Table16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A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apiVersion: apps/v1</w:t>
            </w:r>
          </w:p>
          <w:p w:rsidR="00000000" w:rsidDel="00000000" w:rsidP="00000000" w:rsidRDefault="00000000" w:rsidRPr="00000000" w14:paraId="000008A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kind: Deployment</w:t>
            </w:r>
          </w:p>
          <w:p w:rsidR="00000000" w:rsidDel="00000000" w:rsidP="00000000" w:rsidRDefault="00000000" w:rsidRPr="00000000" w14:paraId="000008A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metadata:</w:t>
            </w:r>
          </w:p>
          <w:p w:rsidR="00000000" w:rsidDel="00000000" w:rsidP="00000000" w:rsidRDefault="00000000" w:rsidRPr="00000000" w14:paraId="000008AB">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labels:</w:t>
            </w:r>
          </w:p>
          <w:p w:rsidR="00000000" w:rsidDel="00000000" w:rsidP="00000000" w:rsidRDefault="00000000" w:rsidRPr="00000000" w14:paraId="000008A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app: guestbook-service</w:t>
            </w:r>
          </w:p>
          <w:p w:rsidR="00000000" w:rsidDel="00000000" w:rsidP="00000000" w:rsidRDefault="00000000" w:rsidRPr="00000000" w14:paraId="000008AD">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 guestbook-service</w:t>
            </w:r>
          </w:p>
          <w:p w:rsidR="00000000" w:rsidDel="00000000" w:rsidP="00000000" w:rsidRDefault="00000000" w:rsidRPr="00000000" w14:paraId="000008AE">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spec:</w:t>
            </w:r>
          </w:p>
          <w:p w:rsidR="00000000" w:rsidDel="00000000" w:rsidP="00000000" w:rsidRDefault="00000000" w:rsidRPr="00000000" w14:paraId="000008AF">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replicas: 2</w:t>
            </w:r>
          </w:p>
          <w:p w:rsidR="00000000" w:rsidDel="00000000" w:rsidP="00000000" w:rsidRDefault="00000000" w:rsidRPr="00000000" w14:paraId="000008B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selector:</w:t>
            </w:r>
          </w:p>
          <w:p w:rsidR="00000000" w:rsidDel="00000000" w:rsidP="00000000" w:rsidRDefault="00000000" w:rsidRPr="00000000" w14:paraId="000008B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B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template:</w:t>
            </w:r>
          </w:p>
          <w:p w:rsidR="00000000" w:rsidDel="00000000" w:rsidP="00000000" w:rsidRDefault="00000000" w:rsidRPr="00000000" w14:paraId="000008B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B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spec:</w:t>
            </w:r>
          </w:p>
          <w:p w:rsidR="00000000" w:rsidDel="00000000" w:rsidP="00000000" w:rsidRDefault="00000000" w:rsidRPr="00000000" w14:paraId="000008B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B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containers:</w:t>
            </w:r>
          </w:p>
          <w:p w:rsidR="00000000" w:rsidDel="00000000" w:rsidP="00000000" w:rsidRDefault="00000000" w:rsidRPr="00000000" w14:paraId="000008B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name: guestbook-frontend</w:t>
            </w:r>
          </w:p>
          <w:p w:rsidR="00000000" w:rsidDel="00000000" w:rsidP="00000000" w:rsidRDefault="00000000" w:rsidRPr="00000000" w14:paraId="000008B8">
            <w:pPr>
              <w:widowControl w:val="0"/>
              <w:spacing w:line="240" w:lineRule="auto"/>
              <w:jc w:val="left"/>
              <w:rPr>
                <w:rFonts w:ascii="Courier New" w:cs="Courier New" w:eastAsia="Courier New" w:hAnsi="Courier New"/>
                <w:b w:val="1"/>
                <w:strike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strike w:val="1"/>
                <w:rtl w:val="0"/>
              </w:rPr>
              <w:t xml:space="preserve">image: saturnism/spring-gcp-guestbook-frontend:latest</w:t>
            </w:r>
          </w:p>
          <w:p w:rsidR="00000000" w:rsidDel="00000000" w:rsidP="00000000" w:rsidRDefault="00000000" w:rsidRPr="00000000" w14:paraId="000008B9">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image: gcr.io/PROJECT_ID/guestbook-service</w:t>
            </w:r>
          </w:p>
          <w:p w:rsidR="00000000" w:rsidDel="00000000" w:rsidP="00000000" w:rsidRDefault="00000000" w:rsidRPr="00000000" w14:paraId="000008B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rtl w:val="0"/>
        </w:rPr>
        <w:t xml:space="preserve">4. Deploy the updated Kubernetes deployments</w:t>
      </w:r>
    </w:p>
    <w:p w:rsidR="00000000" w:rsidDel="00000000" w:rsidP="00000000" w:rsidRDefault="00000000" w:rsidRPr="00000000" w14:paraId="000008BD">
      <w:pPr>
        <w:rPr/>
      </w:pPr>
      <w:r w:rsidDel="00000000" w:rsidR="00000000" w:rsidRPr="00000000">
        <w:rPr>
          <w:rtl w:val="0"/>
        </w:rPr>
      </w:r>
    </w:p>
    <w:tbl>
      <w:tblPr>
        <w:tblStyle w:val="Table16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apply -f ~/kubernetes/</w:t>
            </w:r>
          </w:p>
        </w:tc>
      </w:tr>
    </w:tbl>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t xml:space="preserve">5. Guestbook Frontend is configured to deploy an external Load Balancer. It'll generate an external IP address that does L4 Load Balancing to your backend. Check and wait until the external IP is populated.</w:t>
      </w:r>
    </w:p>
    <w:p w:rsidR="00000000" w:rsidDel="00000000" w:rsidP="00000000" w:rsidRDefault="00000000" w:rsidRPr="00000000" w14:paraId="000008C1">
      <w:pPr>
        <w:rPr/>
      </w:pPr>
      <w:r w:rsidDel="00000000" w:rsidR="00000000" w:rsidRPr="00000000">
        <w:rPr>
          <w:rtl w:val="0"/>
        </w:rPr>
      </w:r>
    </w:p>
    <w:tbl>
      <w:tblPr>
        <w:tblStyle w:val="Table16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svc guestbook-frontend</w:t>
            </w:r>
          </w:p>
          <w:p w:rsidR="00000000" w:rsidDel="00000000" w:rsidP="00000000" w:rsidRDefault="00000000" w:rsidRPr="00000000" w14:paraId="000008C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NAME                 TYPE           CLUSTER-IP    EXTERNAL-IP     PORT(S)  AGE</w:t>
            </w:r>
          </w:p>
          <w:p w:rsidR="00000000" w:rsidDel="00000000" w:rsidP="00000000" w:rsidRDefault="00000000" w:rsidRPr="00000000" w14:paraId="000008C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   LoadBalancer   ...           23.251.156.216  ...      ...</w:t>
            </w:r>
          </w:p>
        </w:tc>
      </w:tr>
    </w:tbl>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t xml:space="preserve">6. Browse to the application on the URL of, </w:t>
      </w:r>
      <w:r w:rsidDel="00000000" w:rsidR="00000000" w:rsidRPr="00000000">
        <w:rPr>
          <w:rFonts w:ascii="Courier New" w:cs="Courier New" w:eastAsia="Courier New" w:hAnsi="Courier New"/>
          <w:rtl w:val="0"/>
        </w:rPr>
        <w:t xml:space="preserve">http://EXTERNAL_IP:8080</w:t>
      </w:r>
      <w:r w:rsidDel="00000000" w:rsidR="00000000" w:rsidRPr="00000000">
        <w:rPr>
          <w:rtl w:val="0"/>
        </w:rPr>
        <w:t xml:space="preserve">.</w:t>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pStyle w:val="Heading1"/>
        <w:rPr/>
      </w:pPr>
      <w:bookmarkStart w:colFirst="0" w:colLast="0" w:name="_oihzw1s7myjg" w:id="94"/>
      <w:bookmarkEnd w:id="94"/>
      <w:r w:rsidDel="00000000" w:rsidR="00000000" w:rsidRPr="00000000">
        <w:rPr>
          <w:rtl w:val="0"/>
        </w:rPr>
        <w:t xml:space="preserve">Bonus Lab 12 - Kubernetes Monitoring</w:t>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pStyle w:val="Heading2"/>
        <w:rPr/>
      </w:pPr>
      <w:bookmarkStart w:colFirst="0" w:colLast="0" w:name="_s6wfqgncba2j" w:id="95"/>
      <w:bookmarkEnd w:id="95"/>
      <w:r w:rsidDel="00000000" w:rsidR="00000000" w:rsidRPr="00000000">
        <w:rPr>
          <w:rtl w:val="0"/>
        </w:rPr>
        <w:t xml:space="preserve">Task 1 - Stackdriver Kubernetes Monitoring</w:t>
      </w:r>
    </w:p>
    <w:p w:rsidR="00000000" w:rsidDel="00000000" w:rsidP="00000000" w:rsidRDefault="00000000" w:rsidRPr="00000000" w14:paraId="000008CB">
      <w:pPr>
        <w:rPr/>
      </w:pPr>
      <w:r w:rsidDel="00000000" w:rsidR="00000000" w:rsidRPr="00000000">
        <w:rPr>
          <w:rtl w:val="0"/>
        </w:rPr>
        <w:t xml:space="preserve">In previous lab, you created a Kubernetes Cluster with Stackdriver Kubernetes Monitoring support. That means we can monitor the health of the Kubernetes cluster.</w:t>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t xml:space="preserve">1. Browse to Google Cloud Platform console.</w:t>
      </w:r>
    </w:p>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rPr/>
      </w:pPr>
      <w:r w:rsidDel="00000000" w:rsidR="00000000" w:rsidRPr="00000000">
        <w:rPr>
          <w:rtl w:val="0"/>
        </w:rPr>
        <w:t xml:space="preserve">2. Click </w:t>
      </w:r>
      <w:r w:rsidDel="00000000" w:rsidR="00000000" w:rsidRPr="00000000">
        <w:rPr>
          <w:rFonts w:ascii="Arial Unicode MS" w:cs="Arial Unicode MS" w:eastAsia="Arial Unicode MS" w:hAnsi="Arial Unicode MS"/>
          <w:b w:val="1"/>
          <w:rtl w:val="0"/>
        </w:rPr>
        <w:t xml:space="preserve">Stackdriver → Monitoring</w:t>
      </w:r>
      <w:r w:rsidDel="00000000" w:rsidR="00000000" w:rsidRPr="00000000">
        <w:rPr>
          <w:rtl w:val="0"/>
        </w:rPr>
        <w:t xml:space="preserve"> to open Stackdriver Monitoring console.</w:t>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t xml:space="preserve">3. Click </w:t>
      </w:r>
      <w:commentRangeStart w:id="7"/>
      <w:r w:rsidDel="00000000" w:rsidR="00000000" w:rsidRPr="00000000">
        <w:rPr>
          <w:rFonts w:ascii="Arial Unicode MS" w:cs="Arial Unicode MS" w:eastAsia="Arial Unicode MS" w:hAnsi="Arial Unicode MS"/>
          <w:b w:val="1"/>
          <w:rtl w:val="0"/>
        </w:rPr>
        <w:t xml:space="preserve">Resources → Kubernetes</w:t>
      </w:r>
      <w:commentRangeEnd w:id="7"/>
      <w:r w:rsidDel="00000000" w:rsidR="00000000" w:rsidRPr="00000000">
        <w:commentReference w:id="7"/>
      </w:r>
      <w:r w:rsidDel="00000000" w:rsidR="00000000" w:rsidRPr="00000000">
        <w:rPr>
          <w:rtl w:val="0"/>
        </w:rPr>
        <w:t xml:space="preserve"> to view Kubernetes Monitoring dashboard.</w:t>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pStyle w:val="Heading2"/>
        <w:rPr/>
      </w:pPr>
      <w:bookmarkStart w:colFirst="0" w:colLast="0" w:name="_r9lj0us667su" w:id="96"/>
      <w:bookmarkEnd w:id="96"/>
      <w:r w:rsidDel="00000000" w:rsidR="00000000" w:rsidRPr="00000000">
        <w:rPr>
          <w:rtl w:val="0"/>
        </w:rPr>
        <w:t xml:space="preserve">Task 2 - Enable Prometheus Monitoring</w:t>
      </w:r>
    </w:p>
    <w:p w:rsidR="00000000" w:rsidDel="00000000" w:rsidP="00000000" w:rsidRDefault="00000000" w:rsidRPr="00000000" w14:paraId="000008D4">
      <w:pPr>
        <w:rPr/>
      </w:pPr>
      <w:r w:rsidDel="00000000" w:rsidR="00000000" w:rsidRPr="00000000">
        <w:rPr>
          <w:rtl w:val="0"/>
        </w:rPr>
        <w:t xml:space="preserve">Traditionally, Java applications are monitored via JMX metrics, which may have metrics on thread count, heap usage, etc. In the Cloud Native world where you monitor more than just Java stack, you need to use more generic metrics formats, such as Prometheus.</w:t>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t xml:space="preserve">Stackdriver Kubernetes Monitoring </w:t>
      </w:r>
      <w:hyperlink r:id="rId75">
        <w:r w:rsidDel="00000000" w:rsidR="00000000" w:rsidRPr="00000000">
          <w:rPr>
            <w:color w:val="1155cc"/>
            <w:u w:val="single"/>
            <w:rtl w:val="0"/>
          </w:rPr>
          <w:t xml:space="preserve">canmonitor Prometheus metrics</w:t>
        </w:r>
      </w:hyperlink>
      <w:r w:rsidDel="00000000" w:rsidR="00000000" w:rsidRPr="00000000">
        <w:rPr>
          <w:rtl w:val="0"/>
        </w:rPr>
        <w:t xml:space="preserve"> from the Kubernetes cluster. Install Prometheus support to the cluster.</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t xml:space="preserve">1. Install Prometheus Agent RBAC.</w:t>
      </w:r>
    </w:p>
    <w:p w:rsidR="00000000" w:rsidDel="00000000" w:rsidP="00000000" w:rsidRDefault="00000000" w:rsidRPr="00000000" w14:paraId="000008D9">
      <w:pPr>
        <w:rPr/>
      </w:pPr>
      <w:r w:rsidDel="00000000" w:rsidR="00000000" w:rsidRPr="00000000">
        <w:rPr>
          <w:rtl w:val="0"/>
        </w:rPr>
      </w:r>
    </w:p>
    <w:tbl>
      <w:tblPr>
        <w:tblStyle w:val="Table16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apply -f \</w:t>
            </w:r>
          </w:p>
          <w:p w:rsidR="00000000" w:rsidDel="00000000" w:rsidP="00000000" w:rsidRDefault="00000000" w:rsidRPr="00000000" w14:paraId="000008DB">
            <w:pPr>
              <w:widowControl w:val="0"/>
              <w:spacing w:line="240" w:lineRule="auto"/>
              <w:jc w:val="left"/>
              <w:rPr>
                <w:rFonts w:ascii="Courier New" w:cs="Courier New" w:eastAsia="Courier New" w:hAnsi="Courier New"/>
                <w:b w:val="1"/>
              </w:rPr>
            </w:pPr>
            <w:hyperlink r:id="rId76">
              <w:r w:rsidDel="00000000" w:rsidR="00000000" w:rsidRPr="00000000">
                <w:rPr>
                  <w:rFonts w:ascii="Courier New" w:cs="Courier New" w:eastAsia="Courier New" w:hAnsi="Courier New"/>
                  <w:b w:val="1"/>
                  <w:color w:val="1155cc"/>
                  <w:u w:val="single"/>
                  <w:rtl w:val="0"/>
                </w:rPr>
                <w:t xml:space="preserve">https://storage.googleapis.com/stackdriver-prometheus-documentation/rbac-setup.yml</w:t>
              </w:r>
            </w:hyperlink>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8D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--as=admin --as-group=system:masters</w:t>
            </w:r>
          </w:p>
        </w:tc>
      </w:tr>
    </w:tbl>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tl w:val="0"/>
        </w:rPr>
        <w:t xml:space="preserve"> 2. Install Prometheus Agent.</w:t>
      </w:r>
    </w:p>
    <w:p w:rsidR="00000000" w:rsidDel="00000000" w:rsidP="00000000" w:rsidRDefault="00000000" w:rsidRPr="00000000" w14:paraId="000008DF">
      <w:pPr>
        <w:rPr/>
      </w:pPr>
      <w:r w:rsidDel="00000000" w:rsidR="00000000" w:rsidRPr="00000000">
        <w:rPr>
          <w:rtl w:val="0"/>
        </w:rPr>
      </w:r>
    </w:p>
    <w:tbl>
      <w:tblPr>
        <w:tblStyle w:val="Table16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PROJECT_ID=$(gcloud config list --format 'value(core.project)')</w:t>
            </w:r>
            <w:r w:rsidDel="00000000" w:rsidR="00000000" w:rsidRPr="00000000">
              <w:rPr>
                <w:rtl w:val="0"/>
              </w:rPr>
            </w:r>
          </w:p>
          <w:p w:rsidR="00000000" w:rsidDel="00000000" w:rsidP="00000000" w:rsidRDefault="00000000" w:rsidRPr="00000000" w14:paraId="000008E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-s \</w:t>
            </w:r>
          </w:p>
          <w:p w:rsidR="00000000" w:rsidDel="00000000" w:rsidP="00000000" w:rsidRDefault="00000000" w:rsidRPr="00000000" w14:paraId="000008E2">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https://storage.googleapis.com/stackdriver-prometheus-documentation/prometheus-service.yml | \</w:t>
            </w:r>
          </w:p>
          <w:p w:rsidR="00000000" w:rsidDel="00000000" w:rsidP="00000000" w:rsidRDefault="00000000" w:rsidRPr="00000000" w14:paraId="000008E3">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sed -e "s/\(\s*_kubernetes_cluster_name:*\).*/\1 'guestbook-cluster'/g" | \</w:t>
            </w:r>
          </w:p>
          <w:p w:rsidR="00000000" w:rsidDel="00000000" w:rsidP="00000000" w:rsidRDefault="00000000" w:rsidRPr="00000000" w14:paraId="000008E4">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sed -e "s/\(\s*_kubernetes_location:*\).*/\1 'us-central1'/g" | \</w:t>
            </w:r>
          </w:p>
          <w:p w:rsidR="00000000" w:rsidDel="00000000" w:rsidP="00000000" w:rsidRDefault="00000000" w:rsidRPr="00000000" w14:paraId="000008E5">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sed -e "s/\(\s*_stackdriver_project_id:*\).*/\1 '${PROJECT_ID}'/g" | \</w:t>
            </w:r>
          </w:p>
          <w:p w:rsidR="00000000" w:rsidDel="00000000" w:rsidP="00000000" w:rsidRDefault="00000000" w:rsidRPr="00000000" w14:paraId="000008E6">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kubectl apply -f -</w:t>
            </w:r>
          </w:p>
        </w:tc>
      </w:tr>
    </w:tbl>
    <w:p w:rsidR="00000000" w:rsidDel="00000000" w:rsidP="00000000" w:rsidRDefault="00000000" w:rsidRPr="00000000" w14:paraId="000008E7">
      <w:pPr>
        <w:rPr/>
      </w:pPr>
      <w:r w:rsidDel="00000000" w:rsidR="00000000" w:rsidRPr="00000000">
        <w:rPr>
          <w:rtl w:val="0"/>
        </w:rPr>
      </w:r>
    </w:p>
    <w:p w:rsidR="00000000" w:rsidDel="00000000" w:rsidP="00000000" w:rsidRDefault="00000000" w:rsidRPr="00000000" w14:paraId="000008E8">
      <w:pPr>
        <w:rPr/>
      </w:pPr>
      <w:r w:rsidDel="00000000" w:rsidR="00000000" w:rsidRPr="00000000">
        <w:rPr>
          <w:rtl w:val="0"/>
        </w:rPr>
        <w:t xml:space="preserve">This will install Prometheus agent in the </w:t>
      </w:r>
      <w:r w:rsidDel="00000000" w:rsidR="00000000" w:rsidRPr="00000000">
        <w:rPr>
          <w:rFonts w:ascii="Courier New" w:cs="Courier New" w:eastAsia="Courier New" w:hAnsi="Courier New"/>
          <w:rtl w:val="0"/>
        </w:rPr>
        <w:t xml:space="preserve">stackdriver</w:t>
      </w:r>
      <w:r w:rsidDel="00000000" w:rsidR="00000000" w:rsidRPr="00000000">
        <w:rPr>
          <w:rtl w:val="0"/>
        </w:rPr>
        <w:t xml:space="preserve"> namespace.</w:t>
      </w:r>
    </w:p>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rPr/>
      </w:pPr>
      <w:r w:rsidDel="00000000" w:rsidR="00000000" w:rsidRPr="00000000">
        <w:rPr>
          <w:rtl w:val="0"/>
        </w:rPr>
        <w:t xml:space="preserve">3. Validate that the Prometheus agent is running.</w:t>
      </w:r>
    </w:p>
    <w:p w:rsidR="00000000" w:rsidDel="00000000" w:rsidP="00000000" w:rsidRDefault="00000000" w:rsidRPr="00000000" w14:paraId="000008EB">
      <w:pPr>
        <w:rPr/>
      </w:pPr>
      <w:r w:rsidDel="00000000" w:rsidR="00000000" w:rsidRPr="00000000">
        <w:rPr>
          <w:rtl w:val="0"/>
        </w:rPr>
      </w:r>
    </w:p>
    <w:tbl>
      <w:tblPr>
        <w:tblStyle w:val="Table17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pods -n stackdriver</w:t>
            </w:r>
          </w:p>
        </w:tc>
      </w:tr>
    </w:tbl>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pStyle w:val="Heading2"/>
        <w:rPr/>
      </w:pPr>
      <w:bookmarkStart w:colFirst="0" w:colLast="0" w:name="_f0e303beqvub" w:id="97"/>
      <w:bookmarkEnd w:id="97"/>
      <w:r w:rsidDel="00000000" w:rsidR="00000000" w:rsidRPr="00000000">
        <w:rPr>
          <w:rtl w:val="0"/>
        </w:rPr>
        <w:t xml:space="preserve">Task 3 - Expose Prometheus Metrics from the Spring Boot applications</w:t>
      </w:r>
    </w:p>
    <w:p w:rsidR="00000000" w:rsidDel="00000000" w:rsidP="00000000" w:rsidRDefault="00000000" w:rsidRPr="00000000" w14:paraId="000008EF">
      <w:pPr>
        <w:rPr/>
      </w:pPr>
      <w:r w:rsidDel="00000000" w:rsidR="00000000" w:rsidRPr="00000000">
        <w:rPr>
          <w:rtl w:val="0"/>
        </w:rPr>
        <w:t xml:space="preserve">Luckily, Spring Boot can expose metrics information via Spring Boot Actuator, and with the combination of Micrometer, it can expose all the metrics with the Prometheus format. It is easy to add Prometheus support.</w:t>
      </w:r>
    </w:p>
    <w:p w:rsidR="00000000" w:rsidDel="00000000" w:rsidP="00000000" w:rsidRDefault="00000000" w:rsidRPr="00000000" w14:paraId="000008F0">
      <w:pPr>
        <w:rPr/>
      </w:pPr>
      <w:r w:rsidDel="00000000" w:rsidR="00000000" w:rsidRPr="00000000">
        <w:rPr>
          <w:rtl w:val="0"/>
        </w:rPr>
      </w:r>
    </w:p>
    <w:p w:rsidR="00000000" w:rsidDel="00000000" w:rsidP="00000000" w:rsidRDefault="00000000" w:rsidRPr="00000000" w14:paraId="000008F1">
      <w:pPr>
        <w:rPr/>
      </w:pPr>
      <w:r w:rsidDel="00000000" w:rsidR="00000000" w:rsidRPr="00000000">
        <w:rPr>
          <w:rtl w:val="0"/>
        </w:rPr>
        <w:t xml:space="preserve">If you are not using Spring Boot, you can expose JMX metrics via Prometheus by using a </w:t>
      </w:r>
      <w:hyperlink r:id="rId77">
        <w:r w:rsidDel="00000000" w:rsidR="00000000" w:rsidRPr="00000000">
          <w:rPr>
            <w:color w:val="1155cc"/>
            <w:u w:val="single"/>
            <w:rtl w:val="0"/>
          </w:rPr>
          <w:t xml:space="preserve">Prometheus JMX Exporter agent</w:t>
        </w:r>
      </w:hyperlink>
      <w:r w:rsidDel="00000000" w:rsidR="00000000" w:rsidRPr="00000000">
        <w:rPr>
          <w:rtl w:val="0"/>
        </w:rPr>
        <w:t xml:space="preserve">.</w:t>
      </w:r>
    </w:p>
    <w:p w:rsidR="00000000" w:rsidDel="00000000" w:rsidP="00000000" w:rsidRDefault="00000000" w:rsidRPr="00000000" w14:paraId="000008F2">
      <w:pPr>
        <w:rPr/>
      </w:pPr>
      <w:r w:rsidDel="00000000" w:rsidR="00000000" w:rsidRPr="00000000">
        <w:rPr>
          <w:rtl w:val="0"/>
        </w:rPr>
      </w:r>
    </w:p>
    <w:p w:rsidR="00000000" w:rsidDel="00000000" w:rsidP="00000000" w:rsidRDefault="00000000" w:rsidRPr="00000000" w14:paraId="000008F3">
      <w:pPr>
        <w:rPr/>
      </w:pPr>
      <w:r w:rsidDel="00000000" w:rsidR="00000000" w:rsidRPr="00000000">
        <w:rPr>
          <w:rtl w:val="0"/>
        </w:rPr>
        <w:t xml:space="preserve">1. Add the Actuator Starter and Micrometer dependencies to Guestbook Frontend.</w:t>
      </w:r>
    </w:p>
    <w:p w:rsidR="00000000" w:rsidDel="00000000" w:rsidP="00000000" w:rsidRDefault="00000000" w:rsidRPr="00000000" w14:paraId="000008F4">
      <w:pPr>
        <w:rPr/>
      </w:pPr>
      <w:r w:rsidDel="00000000" w:rsidR="00000000" w:rsidRPr="00000000">
        <w:rPr>
          <w:rtl w:val="0"/>
        </w:rPr>
      </w:r>
    </w:p>
    <w:p w:rsidR="00000000" w:rsidDel="00000000" w:rsidP="00000000" w:rsidRDefault="00000000" w:rsidRPr="00000000" w14:paraId="000008F5">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guestbook-frontend/pom.xml</w:t>
      </w:r>
    </w:p>
    <w:tbl>
      <w:tblPr>
        <w:tblStyle w:val="Table17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8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&lt;groupId&gt;org.springframework.boot&lt;/groupId&gt;</w:t>
            </w:r>
          </w:p>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&lt;artifactId&gt;spring-boot-starter-actuator&lt;/artifactId&gt;</w:t>
            </w:r>
          </w:p>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&lt;/dependency&gt;</w:t>
            </w:r>
          </w:p>
          <w:p w:rsidR="00000000" w:rsidDel="00000000" w:rsidP="00000000" w:rsidRDefault="00000000" w:rsidRPr="00000000" w14:paraId="000008FD">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&lt;dependency&gt;</w:t>
            </w:r>
          </w:p>
          <w:p w:rsidR="00000000" w:rsidDel="00000000" w:rsidP="00000000" w:rsidRDefault="00000000" w:rsidRPr="00000000" w14:paraId="000008FE">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&lt;groupId&gt;io.micrometer&lt;/groupId&gt;</w:t>
            </w:r>
          </w:p>
          <w:p w:rsidR="00000000" w:rsidDel="00000000" w:rsidP="00000000" w:rsidRDefault="00000000" w:rsidRPr="00000000" w14:paraId="000008FF">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&lt;artifactId&gt;micrometer-registry-prometheus&lt;/artifactId&gt;</w:t>
            </w:r>
          </w:p>
          <w:p w:rsidR="00000000" w:rsidDel="00000000" w:rsidP="00000000" w:rsidRDefault="00000000" w:rsidRPr="00000000" w14:paraId="0000090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&lt;scope&gt;runtime&lt;/scope&gt;</w:t>
            </w:r>
          </w:p>
          <w:p w:rsidR="00000000" w:rsidDel="00000000" w:rsidP="00000000" w:rsidRDefault="00000000" w:rsidRPr="00000000" w14:paraId="0000090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&lt;/dependency&gt;</w:t>
            </w:r>
          </w:p>
          <w:p w:rsidR="00000000" w:rsidDel="00000000" w:rsidP="00000000" w:rsidRDefault="00000000" w:rsidRPr="00000000" w14:paraId="0000090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90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tl w:val="0"/>
        </w:rPr>
        <w:t xml:space="preserve">2. Configure the Actuator to expose metrics on port 8081.</w:t>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guestbook-frontend/src/main/resources/application.properties</w:t>
      </w:r>
    </w:p>
    <w:tbl>
      <w:tblPr>
        <w:tblStyle w:val="Table17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9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management.server.port=8081</w:t>
            </w:r>
          </w:p>
          <w:p w:rsidR="00000000" w:rsidDel="00000000" w:rsidP="00000000" w:rsidRDefault="00000000" w:rsidRPr="00000000" w14:paraId="000009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management.endpoints.web.exposure.include=*</w:t>
            </w:r>
          </w:p>
        </w:tc>
      </w:tr>
    </w:tbl>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t xml:space="preserve">3. Rebuild the container.</w:t>
      </w:r>
    </w:p>
    <w:p w:rsidR="00000000" w:rsidDel="00000000" w:rsidP="00000000" w:rsidRDefault="00000000" w:rsidRPr="00000000" w14:paraId="0000090F">
      <w:pPr>
        <w:rPr/>
      </w:pPr>
      <w:r w:rsidDel="00000000" w:rsidR="00000000" w:rsidRPr="00000000">
        <w:rPr>
          <w:rtl w:val="0"/>
        </w:rPr>
      </w:r>
    </w:p>
    <w:tbl>
      <w:tblPr>
        <w:tblStyle w:val="Table17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~/guestbook-frontend</w:t>
            </w:r>
          </w:p>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clean package jib:build</w:t>
            </w:r>
          </w:p>
        </w:tc>
      </w:tr>
    </w:tbl>
    <w:p w:rsidR="00000000" w:rsidDel="00000000" w:rsidP="00000000" w:rsidRDefault="00000000" w:rsidRPr="00000000" w14:paraId="00000912">
      <w:pPr>
        <w:rPr/>
      </w:pPr>
      <w:r w:rsidDel="00000000" w:rsidR="00000000" w:rsidRPr="00000000">
        <w:rPr>
          <w:rtl w:val="0"/>
        </w:rPr>
      </w:r>
    </w:p>
    <w:p w:rsidR="00000000" w:rsidDel="00000000" w:rsidP="00000000" w:rsidRDefault="00000000" w:rsidRPr="00000000" w14:paraId="00000913">
      <w:pPr>
        <w:rPr/>
      </w:pPr>
      <w:r w:rsidDel="00000000" w:rsidR="00000000" w:rsidRPr="00000000">
        <w:rPr>
          <w:rtl w:val="0"/>
        </w:rPr>
        <w:t xml:space="preserve">4. Update the Kubernetes deployment to specify the Prometheus metrics endpoint. With this configuration, Spring Boot Actuator will expose the Prometheus metrics on port 8081, under the path of </w:t>
      </w:r>
      <w:r w:rsidDel="00000000" w:rsidR="00000000" w:rsidRPr="00000000">
        <w:rPr>
          <w:rFonts w:ascii="Courier New" w:cs="Courier New" w:eastAsia="Courier New" w:hAnsi="Courier New"/>
          <w:rtl w:val="0"/>
        </w:rPr>
        <w:t xml:space="preserve">/actuator/prometheus</w:t>
      </w:r>
      <w:r w:rsidDel="00000000" w:rsidR="00000000" w:rsidRPr="00000000">
        <w:rPr>
          <w:rtl w:val="0"/>
        </w:rPr>
        <w:t xml:space="preserve">.</w:t>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rPr/>
      </w:pPr>
      <w:r w:rsidDel="00000000" w:rsidR="00000000" w:rsidRPr="00000000">
        <w:rPr>
          <w:rtl w:val="0"/>
        </w:rPr>
        <w:t xml:space="preserve">Add  Prometheus annotations to the </w:t>
      </w:r>
      <w:r w:rsidDel="00000000" w:rsidR="00000000" w:rsidRPr="00000000">
        <w:rPr>
          <w:rFonts w:ascii="Courier New" w:cs="Courier New" w:eastAsia="Courier New" w:hAnsi="Courier New"/>
          <w:rtl w:val="0"/>
        </w:rPr>
        <w:t xml:space="preserve">deployment.spec.template.metadata.annotation</w:t>
      </w:r>
      <w:r w:rsidDel="00000000" w:rsidR="00000000" w:rsidRPr="00000000">
        <w:rPr>
          <w:rtl w:val="0"/>
        </w:rPr>
        <w:t xml:space="preserve"> section.</w:t>
      </w:r>
    </w:p>
    <w:p w:rsidR="00000000" w:rsidDel="00000000" w:rsidP="00000000" w:rsidRDefault="00000000" w:rsidRPr="00000000" w14:paraId="0000091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17">
      <w:pPr>
        <w:rPr>
          <w:rFonts w:ascii="Courier New" w:cs="Courier New" w:eastAsia="Courier New" w:hAnsi="Courier New"/>
        </w:rPr>
      </w:pPr>
      <w:r w:rsidDel="00000000" w:rsidR="00000000" w:rsidRPr="00000000">
        <w:rPr>
          <w:rFonts w:ascii="Courier New" w:cs="Courier New" w:eastAsia="Courier New" w:hAnsi="Courier New"/>
          <w:rtl w:val="0"/>
        </w:rPr>
        <w:t xml:space="preserve">kubernetes/guestbook-frontend.yaml</w:t>
      </w:r>
    </w:p>
    <w:tbl>
      <w:tblPr>
        <w:tblStyle w:val="Table17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9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apiVersion: apps/v1</w:t>
            </w:r>
          </w:p>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kind: Deployment</w:t>
            </w:r>
          </w:p>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metadata:</w:t>
            </w:r>
          </w:p>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labels:</w:t>
            </w:r>
          </w:p>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app: guestbook-frontend</w:t>
            </w:r>
          </w:p>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 guestbook-frontend</w:t>
            </w:r>
          </w:p>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spec:</w:t>
            </w:r>
          </w:p>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replicas: 2</w:t>
            </w:r>
          </w:p>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selector:</w:t>
            </w:r>
          </w:p>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matchLabels:</w:t>
            </w:r>
          </w:p>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app: guestbook-frontend</w:t>
            </w:r>
          </w:p>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template:</w:t>
            </w:r>
          </w:p>
          <w:p w:rsidR="00000000" w:rsidDel="00000000" w:rsidP="00000000" w:rsidRDefault="00000000" w:rsidRPr="00000000" w14:paraId="000009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metadata:</w:t>
            </w:r>
          </w:p>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labels:</w:t>
            </w:r>
          </w:p>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app: guestbook-frontend</w:t>
            </w:r>
          </w:p>
          <w:p w:rsidR="00000000" w:rsidDel="00000000" w:rsidP="00000000" w:rsidRDefault="00000000" w:rsidRPr="00000000" w14:paraId="000009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annotations:</w:t>
            </w:r>
          </w:p>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prometheus.io/scrape: 'true'</w:t>
            </w:r>
          </w:p>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prometheus.io/path: '/actuator/prometheus'</w:t>
            </w:r>
          </w:p>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prometheus.io/port: '8081'</w:t>
            </w:r>
          </w:p>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92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2E">
      <w:pPr>
        <w:rPr/>
      </w:pPr>
      <w:r w:rsidDel="00000000" w:rsidR="00000000" w:rsidRPr="00000000">
        <w:rPr>
          <w:rtl w:val="0"/>
        </w:rPr>
        <w:t xml:space="preserve">5. Re-deploy the configuration.</w:t>
      </w:r>
    </w:p>
    <w:p w:rsidR="00000000" w:rsidDel="00000000" w:rsidP="00000000" w:rsidRDefault="00000000" w:rsidRPr="00000000" w14:paraId="0000092F">
      <w:pPr>
        <w:rPr/>
      </w:pPr>
      <w:r w:rsidDel="00000000" w:rsidR="00000000" w:rsidRPr="00000000">
        <w:rPr>
          <w:rtl w:val="0"/>
        </w:rPr>
      </w:r>
    </w:p>
    <w:tbl>
      <w:tblPr>
        <w:tblStyle w:val="Table17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~/kubernetes</w:t>
            </w:r>
          </w:p>
          <w:p w:rsidR="00000000" w:rsidDel="00000000" w:rsidP="00000000" w:rsidRDefault="00000000" w:rsidRPr="00000000" w14:paraId="00000931">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apply -f guestbook-frontend-deployment.yaml</w:t>
            </w:r>
            <w:r w:rsidDel="00000000" w:rsidR="00000000" w:rsidRPr="00000000">
              <w:rPr>
                <w:rtl w:val="0"/>
              </w:rPr>
            </w:r>
          </w:p>
        </w:tc>
      </w:tr>
    </w:tbl>
    <w:p w:rsidR="00000000" w:rsidDel="00000000" w:rsidP="00000000" w:rsidRDefault="00000000" w:rsidRPr="00000000" w14:paraId="00000932">
      <w:pPr>
        <w:rPr/>
      </w:pPr>
      <w:r w:rsidDel="00000000" w:rsidR="00000000" w:rsidRPr="00000000">
        <w:rPr>
          <w:rtl w:val="0"/>
        </w:rPr>
      </w:r>
    </w:p>
    <w:p w:rsidR="00000000" w:rsidDel="00000000" w:rsidP="00000000" w:rsidRDefault="00000000" w:rsidRPr="00000000" w14:paraId="00000933">
      <w:pPr>
        <w:rPr/>
      </w:pPr>
      <w:r w:rsidDel="00000000" w:rsidR="00000000" w:rsidRPr="00000000">
        <w:rPr>
          <w:rtl w:val="0"/>
        </w:rPr>
        <w:t xml:space="preserve">6. The Prometheus Metrics will take a couple of minutes to scrape and be displayed in Stackdriver Monitoring. In the mean time, </w:t>
      </w:r>
      <w:r w:rsidDel="00000000" w:rsidR="00000000" w:rsidRPr="00000000">
        <w:rPr>
          <w:rFonts w:ascii="Courier New" w:cs="Courier New" w:eastAsia="Courier New" w:hAnsi="Courier New"/>
          <w:rtl w:val="0"/>
        </w:rPr>
        <w:t xml:space="preserve">curl</w:t>
      </w:r>
      <w:r w:rsidDel="00000000" w:rsidR="00000000" w:rsidRPr="00000000">
        <w:rPr>
          <w:rtl w:val="0"/>
        </w:rPr>
        <w:t xml:space="preserve"> the Prometheus endpoint to make sure it exists. Find the pod names first.</w:t>
      </w:r>
    </w:p>
    <w:p w:rsidR="00000000" w:rsidDel="00000000" w:rsidP="00000000" w:rsidRDefault="00000000" w:rsidRPr="00000000" w14:paraId="00000934">
      <w:pPr>
        <w:rPr/>
      </w:pPr>
      <w:r w:rsidDel="00000000" w:rsidR="00000000" w:rsidRPr="00000000">
        <w:rPr>
          <w:rtl w:val="0"/>
        </w:rPr>
      </w:r>
    </w:p>
    <w:tbl>
      <w:tblPr>
        <w:tblStyle w:val="Table17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pods -l app=guestbook-frontend</w:t>
            </w:r>
          </w:p>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NAME                                  READY     STATUS    RESTARTS   AGE</w:t>
            </w:r>
          </w:p>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guestbook-frontend-8567fdc8c8-c68vk   1/1       Running   0          5m</w:t>
            </w:r>
          </w:p>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guestbook-frontend-8567fdc8c8-gvcf5   1/1       Running   0          5m</w:t>
            </w:r>
          </w:p>
        </w:tc>
      </w:tr>
    </w:tbl>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rPr/>
      </w:pPr>
      <w:r w:rsidDel="00000000" w:rsidR="00000000" w:rsidRPr="00000000">
        <w:rPr>
          <w:rtl w:val="0"/>
        </w:rPr>
        <w:t xml:space="preserve">7. Establish a port forward to one of the Guestbook Frontend pod.</w:t>
      </w:r>
    </w:p>
    <w:p w:rsidR="00000000" w:rsidDel="00000000" w:rsidP="00000000" w:rsidRDefault="00000000" w:rsidRPr="00000000" w14:paraId="0000093B">
      <w:pPr>
        <w:rPr/>
      </w:pPr>
      <w:r w:rsidDel="00000000" w:rsidR="00000000" w:rsidRPr="00000000">
        <w:rPr>
          <w:rtl w:val="0"/>
        </w:rPr>
      </w:r>
    </w:p>
    <w:tbl>
      <w:tblPr>
        <w:tblStyle w:val="Table17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3C">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port-forward guestbook-frontend-... 8081:8081</w:t>
            </w:r>
            <w:r w:rsidDel="00000000" w:rsidR="00000000" w:rsidRPr="00000000">
              <w:rPr>
                <w:rtl w:val="0"/>
              </w:rPr>
            </w:r>
          </w:p>
        </w:tc>
      </w:tr>
    </w:tbl>
    <w:p w:rsidR="00000000" w:rsidDel="00000000" w:rsidP="00000000" w:rsidRDefault="00000000" w:rsidRPr="00000000" w14:paraId="0000093D">
      <w:pPr>
        <w:rPr/>
      </w:pPr>
      <w:r w:rsidDel="00000000" w:rsidR="00000000" w:rsidRPr="00000000">
        <w:rPr>
          <w:rtl w:val="0"/>
        </w:rPr>
      </w:r>
    </w:p>
    <w:p w:rsidR="00000000" w:rsidDel="00000000" w:rsidP="00000000" w:rsidRDefault="00000000" w:rsidRPr="00000000" w14:paraId="0000093E">
      <w:pPr>
        <w:rPr/>
      </w:pPr>
      <w:r w:rsidDel="00000000" w:rsidR="00000000" w:rsidRPr="00000000">
        <w:rPr>
          <w:rtl w:val="0"/>
        </w:rPr>
        <w:t xml:space="preserve">8. In a new tab, </w:t>
      </w:r>
      <w:r w:rsidDel="00000000" w:rsidR="00000000" w:rsidRPr="00000000">
        <w:rPr>
          <w:rFonts w:ascii="Courier New" w:cs="Courier New" w:eastAsia="Courier New" w:hAnsi="Courier New"/>
          <w:rtl w:val="0"/>
        </w:rPr>
        <w:t xml:space="preserve">curl</w:t>
      </w:r>
      <w:r w:rsidDel="00000000" w:rsidR="00000000" w:rsidRPr="00000000">
        <w:rPr>
          <w:rtl w:val="0"/>
        </w:rPr>
        <w:t xml:space="preserve"> the Prometheus endpoint.</w:t>
      </w:r>
    </w:p>
    <w:p w:rsidR="00000000" w:rsidDel="00000000" w:rsidP="00000000" w:rsidRDefault="00000000" w:rsidRPr="00000000" w14:paraId="0000093F">
      <w:pPr>
        <w:rPr/>
      </w:pPr>
      <w:r w:rsidDel="00000000" w:rsidR="00000000" w:rsidRPr="00000000">
        <w:rPr>
          <w:rtl w:val="0"/>
        </w:rPr>
      </w:r>
    </w:p>
    <w:tbl>
      <w:tblPr>
        <w:tblStyle w:val="Table17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spacing w:line="240" w:lineRule="auto"/>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http://localhost:8081/actuator/prometheus</w:t>
            </w:r>
          </w:p>
          <w:p w:rsidR="00000000" w:rsidDel="00000000" w:rsidP="00000000" w:rsidRDefault="00000000" w:rsidRPr="00000000" w14:paraId="00000941">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HELP jvm_memory_committed_bytes The amount of memory in bytes that is committed for  the Java virtual machine to use</w:t>
            </w:r>
          </w:p>
          <w:p w:rsidR="00000000" w:rsidDel="00000000" w:rsidP="00000000" w:rsidRDefault="00000000" w:rsidRPr="00000000" w14:paraId="00000942">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TYPE jvm_memory_committed_bytes gauge</w:t>
            </w:r>
          </w:p>
          <w:p w:rsidR="00000000" w:rsidDel="00000000" w:rsidP="00000000" w:rsidRDefault="00000000" w:rsidRPr="00000000" w14:paraId="00000943">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jvm_memory_committed_bytes{area="nonheap",id="Code Cache",} 1.8284544E7</w:t>
            </w:r>
          </w:p>
          <w:p w:rsidR="00000000" w:rsidDel="00000000" w:rsidP="00000000" w:rsidRDefault="00000000" w:rsidRPr="00000000" w14:paraId="00000944">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jvm_memory_committed_bytes{area="nonheap",id="Metaspace",} 6.6281472E7</w:t>
            </w:r>
          </w:p>
          <w:p w:rsidR="00000000" w:rsidDel="00000000" w:rsidP="00000000" w:rsidRDefault="00000000" w:rsidRPr="00000000" w14:paraId="00000945">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jvm_memory_committed_bytes{area="nonheap",id="Compressed Class Space",} 8609792.0</w:t>
            </w:r>
          </w:p>
          <w:p w:rsidR="00000000" w:rsidDel="00000000" w:rsidP="00000000" w:rsidRDefault="00000000" w:rsidRPr="00000000" w14:paraId="00000946">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jvm_memory_committed_bytes{area="heap",id="PS Eden Space",} 6.01358336E8</w:t>
            </w:r>
          </w:p>
          <w:p w:rsidR="00000000" w:rsidDel="00000000" w:rsidP="00000000" w:rsidRDefault="00000000" w:rsidRPr="00000000" w14:paraId="00000947">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jvm_memory_committed_bytes{area="heap",id="PS Survivor Space",} 2.2020096E7</w:t>
            </w:r>
          </w:p>
          <w:p w:rsidR="00000000" w:rsidDel="00000000" w:rsidP="00000000" w:rsidRDefault="00000000" w:rsidRPr="00000000" w14:paraId="00000948">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jvm_memory_committed_bytes{area="heap",id="PS Old Gen",} 1.1010048E8</w:t>
            </w:r>
          </w:p>
          <w:p w:rsidR="00000000" w:rsidDel="00000000" w:rsidP="00000000" w:rsidRDefault="00000000" w:rsidRPr="00000000" w14:paraId="00000949">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HELP tomcat_global_sent_bytes_total  </w:t>
            </w:r>
          </w:p>
          <w:p w:rsidR="00000000" w:rsidDel="00000000" w:rsidP="00000000" w:rsidRDefault="00000000" w:rsidRPr="00000000" w14:paraId="0000094A">
            <w:pPr>
              <w:widowControl w:val="0"/>
              <w:spacing w:line="240"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tl w:val="0"/>
        </w:rPr>
        <w:t xml:space="preserve">All of these metrics are going to be available inside of Stackdriver Monitoring for visualization, building dashboards, and also setting up alerts. Some of these metrics (e.g., </w:t>
      </w:r>
      <w:r w:rsidDel="00000000" w:rsidR="00000000" w:rsidRPr="00000000">
        <w:rPr>
          <w:rFonts w:ascii="Courier New" w:cs="Courier New" w:eastAsia="Courier New" w:hAnsi="Courier New"/>
          <w:rtl w:val="0"/>
        </w:rPr>
        <w:t xml:space="preserve">jvm_memory_committed_bytes</w:t>
      </w:r>
      <w:r w:rsidDel="00000000" w:rsidR="00000000" w:rsidRPr="00000000">
        <w:rPr>
          <w:rtl w:val="0"/>
        </w:rPr>
        <w:t xml:space="preserve">) has multiple dimensions (e.g., </w:t>
      </w:r>
      <w:r w:rsidDel="00000000" w:rsidR="00000000" w:rsidRPr="00000000">
        <w:rPr>
          <w:rFonts w:ascii="Courier New" w:cs="Courier New" w:eastAsia="Courier New" w:hAnsi="Courier New"/>
          <w:rtl w:val="0"/>
        </w:rPr>
        <w:t xml:space="preserve">area</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These dimensions will also be filterable/groupable within Stackdriver Monitoring too.</w:t>
      </w:r>
    </w:p>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rPr/>
      </w:pPr>
      <w:r w:rsidDel="00000000" w:rsidR="00000000" w:rsidRPr="00000000">
        <w:rPr>
          <w:rtl w:val="0"/>
        </w:rPr>
        <w:t xml:space="preserve">7. Navigate the Stackdriver Monitoring console. Refresh the page if you already have the page open.</w:t>
      </w:r>
    </w:p>
    <w:p w:rsidR="00000000" w:rsidDel="00000000" w:rsidP="00000000" w:rsidRDefault="00000000" w:rsidRPr="00000000" w14:paraId="0000094F">
      <w:pPr>
        <w:rPr/>
      </w:pPr>
      <w:r w:rsidDel="00000000" w:rsidR="00000000" w:rsidRPr="00000000">
        <w:rPr>
          <w:rtl w:val="0"/>
        </w:rPr>
      </w:r>
    </w:p>
    <w:p w:rsidR="00000000" w:rsidDel="00000000" w:rsidP="00000000" w:rsidRDefault="00000000" w:rsidRPr="00000000" w14:paraId="00000950">
      <w:pPr>
        <w:rPr/>
      </w:pPr>
      <w:r w:rsidDel="00000000" w:rsidR="00000000" w:rsidRPr="00000000">
        <w:rPr>
          <w:rtl w:val="0"/>
        </w:rPr>
        <w:t xml:space="preserve">8. Click </w:t>
      </w:r>
      <w:r w:rsidDel="00000000" w:rsidR="00000000" w:rsidRPr="00000000">
        <w:rPr>
          <w:rFonts w:ascii="Arial Unicode MS" w:cs="Arial Unicode MS" w:eastAsia="Arial Unicode MS" w:hAnsi="Arial Unicode MS"/>
          <w:b w:val="1"/>
          <w:rtl w:val="0"/>
        </w:rPr>
        <w:t xml:space="preserve">Resources → Metrics Explorer</w:t>
      </w:r>
      <w:r w:rsidDel="00000000" w:rsidR="00000000" w:rsidRPr="00000000">
        <w:rPr>
          <w:rtl w:val="0"/>
        </w:rPr>
        <w:t xml:space="preserve">.</w:t>
      </w:r>
    </w:p>
    <w:p w:rsidR="00000000" w:rsidDel="00000000" w:rsidP="00000000" w:rsidRDefault="00000000" w:rsidRPr="00000000" w14:paraId="00000951">
      <w:pPr>
        <w:rPr/>
      </w:pPr>
      <w:r w:rsidDel="00000000" w:rsidR="00000000" w:rsidRPr="00000000">
        <w:rPr>
          <w:rtl w:val="0"/>
        </w:rPr>
      </w:r>
    </w:p>
    <w:p w:rsidR="00000000" w:rsidDel="00000000" w:rsidP="00000000" w:rsidRDefault="00000000" w:rsidRPr="00000000" w14:paraId="00000952">
      <w:pPr>
        <w:rPr/>
      </w:pPr>
      <w:r w:rsidDel="00000000" w:rsidR="00000000" w:rsidRPr="00000000">
        <w:rPr>
          <w:rtl w:val="0"/>
        </w:rPr>
        <w:t xml:space="preserve">9. In the Metrics Explorer, search for </w:t>
      </w:r>
      <w:r w:rsidDel="00000000" w:rsidR="00000000" w:rsidRPr="00000000">
        <w:rPr>
          <w:rFonts w:ascii="Courier New" w:cs="Courier New" w:eastAsia="Courier New" w:hAnsi="Courier New"/>
          <w:rtl w:val="0"/>
        </w:rPr>
        <w:t xml:space="preserve">jvm_memory</w:t>
      </w:r>
      <w:r w:rsidDel="00000000" w:rsidR="00000000" w:rsidRPr="00000000">
        <w:rPr>
          <w:rtl w:val="0"/>
        </w:rPr>
        <w:t xml:space="preserve"> to find some metrics collected by the Prometheus Agent from Spring Boot application.</w:t>
      </w:r>
    </w:p>
    <w:p w:rsidR="00000000" w:rsidDel="00000000" w:rsidP="00000000" w:rsidRDefault="00000000" w:rsidRPr="00000000" w14:paraId="00000953">
      <w:pPr>
        <w:rPr/>
      </w:pPr>
      <w:r w:rsidDel="00000000" w:rsidR="00000000" w:rsidRPr="00000000">
        <w:rPr>
          <w:rtl w:val="0"/>
        </w:rPr>
      </w:r>
    </w:p>
    <w:p w:rsidR="00000000" w:rsidDel="00000000" w:rsidP="00000000" w:rsidRDefault="00000000" w:rsidRPr="00000000" w14:paraId="00000954">
      <w:pPr>
        <w:jc w:val="center"/>
        <w:rPr/>
      </w:pPr>
      <w:r w:rsidDel="00000000" w:rsidR="00000000" w:rsidRPr="00000000">
        <w:rPr/>
        <w:drawing>
          <wp:inline distB="114300" distT="114300" distL="114300" distR="114300">
            <wp:extent cx="4052888" cy="2628748"/>
            <wp:effectExtent b="0" l="0" r="0" t="0"/>
            <wp:docPr id="14" name="image14.png"/>
            <a:graphic>
              <a:graphicData uri="http://schemas.openxmlformats.org/drawingml/2006/picture">
                <pic:pic>
                  <pic:nvPicPr>
                    <pic:cNvPr id="0" name="image14.png"/>
                    <pic:cNvPicPr preferRelativeResize="0"/>
                  </pic:nvPicPr>
                  <pic:blipFill>
                    <a:blip r:embed="rId78"/>
                    <a:srcRect b="0" l="0" r="0" t="0"/>
                    <a:stretch>
                      <a:fillRect/>
                    </a:stretch>
                  </pic:blipFill>
                  <pic:spPr>
                    <a:xfrm>
                      <a:off x="0" y="0"/>
                      <a:ext cx="4052888" cy="2628748"/>
                    </a:xfrm>
                    <a:prstGeom prst="rect"/>
                    <a:ln/>
                  </pic:spPr>
                </pic:pic>
              </a:graphicData>
            </a:graphic>
          </wp:inline>
        </w:drawing>
      </w:r>
      <w:r w:rsidDel="00000000" w:rsidR="00000000" w:rsidRPr="00000000">
        <w:rPr>
          <w:rtl w:val="0"/>
        </w:rPr>
      </w:r>
    </w:p>
    <w:p w:rsidR="00000000" w:rsidDel="00000000" w:rsidP="00000000" w:rsidRDefault="00000000" w:rsidRPr="00000000" w14:paraId="00000955">
      <w:pPr>
        <w:jc w:val="center"/>
        <w:rPr/>
      </w:pPr>
      <w:r w:rsidDel="00000000" w:rsidR="00000000" w:rsidRPr="00000000">
        <w:rPr>
          <w:rtl w:val="0"/>
        </w:rPr>
      </w:r>
    </w:p>
    <w:p w:rsidR="00000000" w:rsidDel="00000000" w:rsidP="00000000" w:rsidRDefault="00000000" w:rsidRPr="00000000" w14:paraId="00000956">
      <w:pPr>
        <w:jc w:val="left"/>
        <w:rPr/>
      </w:pPr>
      <w:r w:rsidDel="00000000" w:rsidR="00000000" w:rsidRPr="00000000">
        <w:rPr>
          <w:rtl w:val="0"/>
        </w:rPr>
        <w:t xml:space="preserve">10. Select </w:t>
      </w:r>
      <w:r w:rsidDel="00000000" w:rsidR="00000000" w:rsidRPr="00000000">
        <w:rPr>
          <w:rFonts w:ascii="Courier New" w:cs="Courier New" w:eastAsia="Courier New" w:hAnsi="Courier New"/>
          <w:rtl w:val="0"/>
        </w:rPr>
        <w:t xml:space="preserve">jvm_memory_used</w:t>
      </w:r>
      <w:r w:rsidDel="00000000" w:rsidR="00000000" w:rsidRPr="00000000">
        <w:rPr>
          <w:rtl w:val="0"/>
        </w:rPr>
        <w:t xml:space="preserve"> to plot the metrics.</w:t>
      </w:r>
    </w:p>
    <w:p w:rsidR="00000000" w:rsidDel="00000000" w:rsidP="00000000" w:rsidRDefault="00000000" w:rsidRPr="00000000" w14:paraId="00000957">
      <w:pPr>
        <w:jc w:val="left"/>
        <w:rPr/>
      </w:pPr>
      <w:r w:rsidDel="00000000" w:rsidR="00000000" w:rsidRPr="00000000">
        <w:rPr>
          <w:rtl w:val="0"/>
        </w:rPr>
      </w:r>
    </w:p>
    <w:p w:rsidR="00000000" w:rsidDel="00000000" w:rsidP="00000000" w:rsidRDefault="00000000" w:rsidRPr="00000000" w14:paraId="00000958">
      <w:pPr>
        <w:jc w:val="left"/>
        <w:rPr/>
      </w:pPr>
      <w:r w:rsidDel="00000000" w:rsidR="00000000" w:rsidRPr="00000000">
        <w:rPr>
          <w:rtl w:val="0"/>
        </w:rPr>
        <w:t xml:space="preserve">12. There are multiple dimensions to the JVM Memory, e.g. Heap vs Non-Heap, and Eden Space vs Metaspace, etc. In </w:t>
      </w:r>
      <w:r w:rsidDel="00000000" w:rsidR="00000000" w:rsidRPr="00000000">
        <w:rPr>
          <w:b w:val="1"/>
          <w:rtl w:val="0"/>
        </w:rPr>
        <w:t xml:space="preserve">Filter by</w:t>
      </w:r>
      <w:r w:rsidDel="00000000" w:rsidR="00000000" w:rsidRPr="00000000">
        <w:rPr>
          <w:rtl w:val="0"/>
        </w:rPr>
        <w:t xml:space="preserve">, filter by </w:t>
      </w:r>
      <w:r w:rsidDel="00000000" w:rsidR="00000000" w:rsidRPr="00000000">
        <w:rPr>
          <w:rFonts w:ascii="Courier New" w:cs="Courier New" w:eastAsia="Courier New" w:hAnsi="Courier New"/>
          <w:rtl w:val="0"/>
        </w:rPr>
        <w:t xml:space="preserve">area=Heap</w:t>
      </w:r>
      <w:r w:rsidDel="00000000" w:rsidR="00000000" w:rsidRPr="00000000">
        <w:rPr>
          <w:rtl w:val="0"/>
        </w:rPr>
        <w:t xml:space="preserve">. In </w:t>
      </w:r>
      <w:r w:rsidDel="00000000" w:rsidR="00000000" w:rsidRPr="00000000">
        <w:rPr>
          <w:b w:val="1"/>
          <w:rtl w:val="0"/>
        </w:rPr>
        <w:t xml:space="preserve">Group by</w:t>
      </w:r>
      <w:r w:rsidDel="00000000" w:rsidR="00000000" w:rsidRPr="00000000">
        <w:rPr>
          <w:rtl w:val="0"/>
        </w:rPr>
        <w:t xml:space="preserve">, group by </w:t>
      </w:r>
      <w:r w:rsidDel="00000000" w:rsidR="00000000" w:rsidRPr="00000000">
        <w:rPr>
          <w:rFonts w:ascii="Courier New" w:cs="Courier New" w:eastAsia="Courier New" w:hAnsi="Courier New"/>
          <w:rtl w:val="0"/>
        </w:rPr>
        <w:t xml:space="preserve">pod_name</w:t>
      </w:r>
      <w:r w:rsidDel="00000000" w:rsidR="00000000" w:rsidRPr="00000000">
        <w:rPr>
          <w:rtl w:val="0"/>
        </w:rPr>
        <w:t xml:space="preserve">.  In </w:t>
      </w:r>
      <w:r w:rsidDel="00000000" w:rsidR="00000000" w:rsidRPr="00000000">
        <w:rPr>
          <w:b w:val="1"/>
          <w:rtl w:val="0"/>
        </w:rPr>
        <w:t xml:space="preserve">Aggregation</w:t>
      </w:r>
      <w:r w:rsidDel="00000000" w:rsidR="00000000" w:rsidRPr="00000000">
        <w:rPr>
          <w:rtl w:val="0"/>
        </w:rPr>
        <w:t xml:space="preserve">, select </w:t>
      </w:r>
      <w:r w:rsidDel="00000000" w:rsidR="00000000" w:rsidRPr="00000000">
        <w:rPr>
          <w:b w:val="1"/>
          <w:rtl w:val="0"/>
        </w:rPr>
        <w:t xml:space="preserve">Sum</w:t>
      </w:r>
      <w:r w:rsidDel="00000000" w:rsidR="00000000" w:rsidRPr="00000000">
        <w:rPr>
          <w:rtl w:val="0"/>
        </w:rPr>
        <w:t xml:space="preserve">.</w:t>
      </w:r>
    </w:p>
    <w:p w:rsidR="00000000" w:rsidDel="00000000" w:rsidP="00000000" w:rsidRDefault="00000000" w:rsidRPr="00000000" w14:paraId="00000959">
      <w:pPr>
        <w:jc w:val="left"/>
        <w:rPr/>
      </w:pPr>
      <w:r w:rsidDel="00000000" w:rsidR="00000000" w:rsidRPr="00000000">
        <w:rPr>
          <w:rtl w:val="0"/>
        </w:rPr>
      </w:r>
    </w:p>
    <w:p w:rsidR="00000000" w:rsidDel="00000000" w:rsidP="00000000" w:rsidRDefault="00000000" w:rsidRPr="00000000" w14:paraId="0000095A">
      <w:pPr>
        <w:jc w:val="left"/>
        <w:rPr/>
      </w:pPr>
      <w:r w:rsidDel="00000000" w:rsidR="00000000" w:rsidRPr="00000000">
        <w:rPr/>
        <w:drawing>
          <wp:inline distB="114300" distT="114300" distL="114300" distR="114300">
            <wp:extent cx="6858000" cy="3238500"/>
            <wp:effectExtent b="0" l="0" r="0" t="0"/>
            <wp:docPr id="44" name="image61.png"/>
            <a:graphic>
              <a:graphicData uri="http://schemas.openxmlformats.org/drawingml/2006/picture">
                <pic:pic>
                  <pic:nvPicPr>
                    <pic:cNvPr id="0" name="image61.png"/>
                    <pic:cNvPicPr preferRelativeResize="0"/>
                  </pic:nvPicPr>
                  <pic:blipFill>
                    <a:blip r:embed="rId79"/>
                    <a:srcRect b="0" l="0" r="0" t="0"/>
                    <a:stretch>
                      <a:fillRect/>
                    </a:stretch>
                  </pic:blipFill>
                  <pic:spPr>
                    <a:xfrm>
                      <a:off x="0" y="0"/>
                      <a:ext cx="6858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95B">
      <w:pPr>
        <w:jc w:val="left"/>
        <w:rPr/>
      </w:pPr>
      <w:r w:rsidDel="00000000" w:rsidR="00000000" w:rsidRPr="00000000">
        <w:rPr>
          <w:rtl w:val="0"/>
        </w:rPr>
      </w:r>
    </w:p>
    <w:p w:rsidR="00000000" w:rsidDel="00000000" w:rsidP="00000000" w:rsidRDefault="00000000" w:rsidRPr="00000000" w14:paraId="0000095C">
      <w:pPr>
        <w:jc w:val="left"/>
        <w:rPr/>
      </w:pPr>
      <w:r w:rsidDel="00000000" w:rsidR="00000000" w:rsidRPr="00000000">
        <w:rPr>
          <w:rtl w:val="0"/>
        </w:rPr>
        <w:t xml:space="preserve">This should build a graph of current Heap usage of the frontend application.</w:t>
      </w:r>
    </w:p>
    <w:p w:rsidR="00000000" w:rsidDel="00000000" w:rsidP="00000000" w:rsidRDefault="00000000" w:rsidRPr="00000000" w14:paraId="0000095D">
      <w:pPr>
        <w:pStyle w:val="Heading1"/>
        <w:rPr/>
      </w:pPr>
      <w:bookmarkStart w:colFirst="0" w:colLast="0" w:name="_cwthhigdtui4" w:id="98"/>
      <w:bookmarkEnd w:id="98"/>
      <w:r w:rsidDel="00000000" w:rsidR="00000000" w:rsidRPr="00000000">
        <w:rPr>
          <w:rtl w:val="0"/>
        </w:rPr>
        <w:t xml:space="preserve">Lab 13 - Clean Up</w:t>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rPr/>
      </w:pPr>
      <w:r w:rsidDel="00000000" w:rsidR="00000000" w:rsidRPr="00000000">
        <w:rPr>
          <w:rtl w:val="0"/>
        </w:rPr>
        <w:t xml:space="preserve">Before you leave, please make sure to clean up the project and remove public facing deployments such as the Guestbook Frontend and service.</w:t>
      </w:r>
    </w:p>
    <w:p w:rsidR="00000000" w:rsidDel="00000000" w:rsidP="00000000" w:rsidRDefault="00000000" w:rsidRPr="00000000" w14:paraId="00000960">
      <w:pPr>
        <w:rPr/>
      </w:pPr>
      <w:r w:rsidDel="00000000" w:rsidR="00000000" w:rsidRPr="00000000">
        <w:rPr>
          <w:rtl w:val="0"/>
        </w:rPr>
      </w:r>
    </w:p>
    <w:p w:rsidR="00000000" w:rsidDel="00000000" w:rsidP="00000000" w:rsidRDefault="00000000" w:rsidRPr="00000000" w14:paraId="00000961">
      <w:pPr>
        <w:pStyle w:val="Heading2"/>
        <w:rPr/>
      </w:pPr>
      <w:bookmarkStart w:colFirst="0" w:colLast="0" w:name="_u27mrk12ecq7" w:id="99"/>
      <w:bookmarkEnd w:id="99"/>
      <w:r w:rsidDel="00000000" w:rsidR="00000000" w:rsidRPr="00000000">
        <w:rPr>
          <w:rtl w:val="0"/>
        </w:rPr>
        <w:t xml:space="preserve">Stop App Engine Apps</w:t>
      </w:r>
    </w:p>
    <w:p w:rsidR="00000000" w:rsidDel="00000000" w:rsidP="00000000" w:rsidRDefault="00000000" w:rsidRPr="00000000" w14:paraId="00000962">
      <w:pPr>
        <w:rPr/>
      </w:pPr>
      <w:r w:rsidDel="00000000" w:rsidR="00000000" w:rsidRPr="00000000">
        <w:rPr>
          <w:rtl w:val="0"/>
        </w:rPr>
        <w:t xml:space="preserve">1. Navigate to </w:t>
      </w:r>
      <w:r w:rsidDel="00000000" w:rsidR="00000000" w:rsidRPr="00000000">
        <w:rPr>
          <w:rFonts w:ascii="Arial Unicode MS" w:cs="Arial Unicode MS" w:eastAsia="Arial Unicode MS" w:hAnsi="Arial Unicode MS"/>
          <w:b w:val="1"/>
          <w:rtl w:val="0"/>
        </w:rPr>
        <w:t xml:space="preserve">Compute → App Engine → Services</w:t>
      </w:r>
      <w:r w:rsidDel="00000000" w:rsidR="00000000" w:rsidRPr="00000000">
        <w:rPr>
          <w:rtl w:val="0"/>
        </w:rPr>
      </w:r>
    </w:p>
    <w:p w:rsidR="00000000" w:rsidDel="00000000" w:rsidP="00000000" w:rsidRDefault="00000000" w:rsidRPr="00000000" w14:paraId="00000963">
      <w:pPr>
        <w:rPr/>
      </w:pPr>
      <w:r w:rsidDel="00000000" w:rsidR="00000000" w:rsidRPr="00000000">
        <w:rPr>
          <w:rtl w:val="0"/>
        </w:rPr>
      </w:r>
    </w:p>
    <w:p w:rsidR="00000000" w:rsidDel="00000000" w:rsidP="00000000" w:rsidRDefault="00000000" w:rsidRPr="00000000" w14:paraId="00000964">
      <w:pPr>
        <w:jc w:val="center"/>
        <w:rPr/>
      </w:pPr>
      <w:r w:rsidDel="00000000" w:rsidR="00000000" w:rsidRPr="00000000">
        <w:rPr/>
        <w:drawing>
          <wp:inline distB="114300" distT="114300" distL="114300" distR="114300">
            <wp:extent cx="2675627" cy="2995613"/>
            <wp:effectExtent b="0" l="0" r="0" t="0"/>
            <wp:docPr id="13" name="image22.png"/>
            <a:graphic>
              <a:graphicData uri="http://schemas.openxmlformats.org/drawingml/2006/picture">
                <pic:pic>
                  <pic:nvPicPr>
                    <pic:cNvPr id="0" name="image22.png"/>
                    <pic:cNvPicPr preferRelativeResize="0"/>
                  </pic:nvPicPr>
                  <pic:blipFill>
                    <a:blip r:embed="rId80"/>
                    <a:srcRect b="0" l="0" r="0" t="0"/>
                    <a:stretch>
                      <a:fillRect/>
                    </a:stretch>
                  </pic:blipFill>
                  <pic:spPr>
                    <a:xfrm>
                      <a:off x="0" y="0"/>
                      <a:ext cx="2675627"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965">
      <w:pPr>
        <w:jc w:val="center"/>
        <w:rPr/>
      </w:pPr>
      <w:r w:rsidDel="00000000" w:rsidR="00000000" w:rsidRPr="00000000">
        <w:rPr>
          <w:rtl w:val="0"/>
        </w:rPr>
      </w:r>
    </w:p>
    <w:p w:rsidR="00000000" w:rsidDel="00000000" w:rsidP="00000000" w:rsidRDefault="00000000" w:rsidRPr="00000000" w14:paraId="00000966">
      <w:pPr>
        <w:jc w:val="left"/>
        <w:rPr/>
      </w:pPr>
      <w:r w:rsidDel="00000000" w:rsidR="00000000" w:rsidRPr="00000000">
        <w:rPr>
          <w:rtl w:val="0"/>
        </w:rPr>
        <w:t xml:space="preserve">2. For each of the App Engine services, click the number under </w:t>
      </w:r>
      <w:r w:rsidDel="00000000" w:rsidR="00000000" w:rsidRPr="00000000">
        <w:rPr>
          <w:b w:val="1"/>
          <w:rtl w:val="0"/>
        </w:rPr>
        <w:t xml:space="preserve">Version</w:t>
      </w:r>
      <w:r w:rsidDel="00000000" w:rsidR="00000000" w:rsidRPr="00000000">
        <w:rPr>
          <w:rtl w:val="0"/>
        </w:rPr>
        <w:t xml:space="preserve">.</w:t>
      </w:r>
    </w:p>
    <w:p w:rsidR="00000000" w:rsidDel="00000000" w:rsidP="00000000" w:rsidRDefault="00000000" w:rsidRPr="00000000" w14:paraId="00000967">
      <w:pPr>
        <w:jc w:val="left"/>
        <w:rPr>
          <w:b w:val="1"/>
        </w:rPr>
      </w:pPr>
      <w:r w:rsidDel="00000000" w:rsidR="00000000" w:rsidRPr="00000000">
        <w:rPr>
          <w:rtl w:val="0"/>
        </w:rPr>
      </w:r>
    </w:p>
    <w:p w:rsidR="00000000" w:rsidDel="00000000" w:rsidP="00000000" w:rsidRDefault="00000000" w:rsidRPr="00000000" w14:paraId="00000968">
      <w:pPr>
        <w:jc w:val="center"/>
        <w:rPr>
          <w:b w:val="1"/>
        </w:rPr>
      </w:pPr>
      <w:r w:rsidDel="00000000" w:rsidR="00000000" w:rsidRPr="00000000">
        <w:rPr>
          <w:b w:val="1"/>
        </w:rPr>
        <mc:AlternateContent>
          <mc:Choice Requires="wpg">
            <w:drawing>
              <wp:inline distB="114300" distT="114300" distL="114300" distR="114300">
                <wp:extent cx="3876675" cy="1778971"/>
                <wp:effectExtent b="0" l="0" r="0" t="0"/>
                <wp:docPr id="5" name=""/>
                <a:graphic>
                  <a:graphicData uri="http://schemas.microsoft.com/office/word/2010/wordprocessingGroup">
                    <wpg:wgp>
                      <wpg:cNvGrpSpPr/>
                      <wpg:grpSpPr>
                        <a:xfrm>
                          <a:off x="152400" y="152400"/>
                          <a:ext cx="3876675" cy="1778971"/>
                          <a:chOff x="152400" y="152400"/>
                          <a:chExt cx="7315199" cy="3348902"/>
                        </a:xfrm>
                      </wpg:grpSpPr>
                      <pic:pic>
                        <pic:nvPicPr>
                          <pic:cNvPr id="13" name="Shape 13"/>
                          <pic:cNvPicPr preferRelativeResize="0"/>
                        </pic:nvPicPr>
                        <pic:blipFill>
                          <a:blip r:embed="rId81">
                            <a:alphaModFix/>
                          </a:blip>
                          <a:stretch>
                            <a:fillRect/>
                          </a:stretch>
                        </pic:blipFill>
                        <pic:spPr>
                          <a:xfrm>
                            <a:off x="152400" y="152400"/>
                            <a:ext cx="7315199" cy="3348902"/>
                          </a:xfrm>
                          <a:prstGeom prst="rect">
                            <a:avLst/>
                          </a:prstGeom>
                          <a:noFill/>
                          <a:ln>
                            <a:noFill/>
                          </a:ln>
                        </pic:spPr>
                      </pic:pic>
                      <wps:wsp>
                        <wps:cNvSpPr/>
                        <wps:cNvPr id="14" name="Shape 14"/>
                        <wps:spPr>
                          <a:xfrm>
                            <a:off x="3529050" y="2038350"/>
                            <a:ext cx="561900" cy="5238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4008662" y="2485441"/>
                            <a:ext cx="630000" cy="4386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876675" cy="1778971"/>
                <wp:effectExtent b="0" l="0" r="0" t="0"/>
                <wp:docPr id="5" name="image5.png"/>
                <a:graphic>
                  <a:graphicData uri="http://schemas.openxmlformats.org/drawingml/2006/picture">
                    <pic:pic>
                      <pic:nvPicPr>
                        <pic:cNvPr id="0" name="image5.png"/>
                        <pic:cNvPicPr preferRelativeResize="0"/>
                      </pic:nvPicPr>
                      <pic:blipFill>
                        <a:blip r:embed="rId82"/>
                        <a:srcRect/>
                        <a:stretch>
                          <a:fillRect/>
                        </a:stretch>
                      </pic:blipFill>
                      <pic:spPr>
                        <a:xfrm>
                          <a:off x="0" y="0"/>
                          <a:ext cx="3876675" cy="177897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69">
      <w:pPr>
        <w:jc w:val="left"/>
        <w:rPr/>
      </w:pPr>
      <w:r w:rsidDel="00000000" w:rsidR="00000000" w:rsidRPr="00000000">
        <w:rPr>
          <w:rtl w:val="0"/>
        </w:rPr>
        <w:t xml:space="preserve">3. Select all versions, then click </w:t>
      </w:r>
      <w:r w:rsidDel="00000000" w:rsidR="00000000" w:rsidRPr="00000000">
        <w:rPr>
          <w:b w:val="1"/>
          <w:rtl w:val="0"/>
        </w:rPr>
        <w:t xml:space="preserve">Stop</w:t>
      </w:r>
      <w:r w:rsidDel="00000000" w:rsidR="00000000" w:rsidRPr="00000000">
        <w:rPr>
          <w:rtl w:val="0"/>
        </w:rPr>
        <w:t xml:space="preserve">.</w:t>
      </w:r>
    </w:p>
    <w:p w:rsidR="00000000" w:rsidDel="00000000" w:rsidP="00000000" w:rsidRDefault="00000000" w:rsidRPr="00000000" w14:paraId="0000096A">
      <w:pPr>
        <w:jc w:val="center"/>
        <w:rPr/>
      </w:pPr>
      <w:r w:rsidDel="00000000" w:rsidR="00000000" w:rsidRPr="00000000">
        <w:rPr/>
        <mc:AlternateContent>
          <mc:Choice Requires="wpg">
            <w:drawing>
              <wp:inline distB="114300" distT="114300" distL="114300" distR="114300">
                <wp:extent cx="4271963" cy="2331780"/>
                <wp:effectExtent b="0" l="0" r="0" t="0"/>
                <wp:docPr id="8" name=""/>
                <a:graphic>
                  <a:graphicData uri="http://schemas.microsoft.com/office/word/2010/wordprocessingGroup">
                    <wpg:wgp>
                      <wpg:cNvGrpSpPr/>
                      <wpg:grpSpPr>
                        <a:xfrm>
                          <a:off x="152400" y="152400"/>
                          <a:ext cx="4271963" cy="2331780"/>
                          <a:chOff x="152400" y="152400"/>
                          <a:chExt cx="7315200" cy="3979469"/>
                        </a:xfrm>
                      </wpg:grpSpPr>
                      <pic:pic>
                        <pic:nvPicPr>
                          <pic:cNvPr id="24" name="Shape 24"/>
                          <pic:cNvPicPr preferRelativeResize="0"/>
                        </pic:nvPicPr>
                        <pic:blipFill>
                          <a:blip r:embed="rId83">
                            <a:alphaModFix/>
                          </a:blip>
                          <a:stretch>
                            <a:fillRect/>
                          </a:stretch>
                        </pic:blipFill>
                        <pic:spPr>
                          <a:xfrm>
                            <a:off x="152400" y="152400"/>
                            <a:ext cx="7315200" cy="3979469"/>
                          </a:xfrm>
                          <a:prstGeom prst="rect">
                            <a:avLst/>
                          </a:prstGeom>
                          <a:noFill/>
                          <a:ln>
                            <a:noFill/>
                          </a:ln>
                        </pic:spPr>
                      </pic:pic>
                      <wps:wsp>
                        <wps:cNvSpPr/>
                        <wps:cNvPr id="25" name="Shape 25"/>
                        <wps:spPr>
                          <a:xfrm>
                            <a:off x="400050" y="2752725"/>
                            <a:ext cx="438300" cy="4383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774162" y="3126837"/>
                            <a:ext cx="883200" cy="5211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wps:cNvPr id="27" name="Shape 27"/>
                        <wps:spPr>
                          <a:xfrm>
                            <a:off x="5486400" y="342900"/>
                            <a:ext cx="1362000" cy="4383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5210060" y="717012"/>
                            <a:ext cx="475800" cy="6642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71963" cy="2331780"/>
                <wp:effectExtent b="0" l="0" r="0" t="0"/>
                <wp:docPr id="8" name="image8.png"/>
                <a:graphic>
                  <a:graphicData uri="http://schemas.openxmlformats.org/drawingml/2006/picture">
                    <pic:pic>
                      <pic:nvPicPr>
                        <pic:cNvPr id="0" name="image8.png"/>
                        <pic:cNvPicPr preferRelativeResize="0"/>
                      </pic:nvPicPr>
                      <pic:blipFill>
                        <a:blip r:embed="rId84"/>
                        <a:srcRect/>
                        <a:stretch>
                          <a:fillRect/>
                        </a:stretch>
                      </pic:blipFill>
                      <pic:spPr>
                        <a:xfrm>
                          <a:off x="0" y="0"/>
                          <a:ext cx="4271963" cy="2331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6B">
      <w:pPr>
        <w:rPr/>
      </w:pPr>
      <w:r w:rsidDel="00000000" w:rsidR="00000000" w:rsidRPr="00000000">
        <w:rPr>
          <w:rtl w:val="0"/>
        </w:rPr>
        <w:t xml:space="preserve">4. Delete all Cloud SQL instances.</w:t>
      </w:r>
    </w:p>
    <w:p w:rsidR="00000000" w:rsidDel="00000000" w:rsidP="00000000" w:rsidRDefault="00000000" w:rsidRPr="00000000" w14:paraId="0000096C">
      <w:pPr>
        <w:rPr/>
      </w:pPr>
      <w:r w:rsidDel="00000000" w:rsidR="00000000" w:rsidRPr="00000000">
        <w:rPr>
          <w:rtl w:val="0"/>
        </w:rPr>
      </w:r>
    </w:p>
    <w:p w:rsidR="00000000" w:rsidDel="00000000" w:rsidP="00000000" w:rsidRDefault="00000000" w:rsidRPr="00000000" w14:paraId="0000096D">
      <w:pPr>
        <w:rPr/>
      </w:pPr>
      <w:r w:rsidDel="00000000" w:rsidR="00000000" w:rsidRPr="00000000">
        <w:rPr>
          <w:rtl w:val="0"/>
        </w:rPr>
        <w:t xml:space="preserve">5. Delete all Spanner instances.</w:t>
      </w:r>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rPr/>
      </w:pPr>
      <w:r w:rsidDel="00000000" w:rsidR="00000000" w:rsidRPr="00000000">
        <w:rPr>
          <w:rtl w:val="0"/>
        </w:rPr>
        <w:t xml:space="preserve">6. Delete all Kubernetes Engine clusters.</w:t>
      </w:r>
      <w:r w:rsidDel="00000000" w:rsidR="00000000" w:rsidRPr="00000000">
        <w:rPr>
          <w:rtl w:val="0"/>
        </w:rPr>
      </w:r>
    </w:p>
    <w:sectPr>
      <w:footerReference r:id="rId85" w:type="default"/>
      <w:pgSz w:h="15840" w:w="12240"/>
      <w:pgMar w:bottom="720" w:top="720" w:left="720" w:right="72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qingyangc" w:id="2" w:date="2018-07-21T17:36:52Z">
    <w:p w:rsidR="00000000" w:rsidDel="00000000" w:rsidP="00000000" w:rsidRDefault="00000000" w:rsidRPr="00000000" w14:paraId="000009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 time I rerun the frontend and try to post, it takes a long time to generate a new session ID:</w:t>
      </w:r>
    </w:p>
    <w:p w:rsidR="00000000" w:rsidDel="00000000" w:rsidP="00000000" w:rsidRDefault="00000000" w:rsidRPr="00000000" w14:paraId="000009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"Creation of SecureRando</w:t>
      </w:r>
    </w:p>
    <w:p w:rsidR="00000000" w:rsidDel="00000000" w:rsidP="00000000" w:rsidRDefault="00000000" w:rsidRPr="00000000" w14:paraId="000009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 instance for session ID generation using [SHA1PRNG] took [76,957] milliseconds."</w:t>
      </w:r>
    </w:p>
    <w:p w:rsidR="00000000" w:rsidDel="00000000" w:rsidP="00000000" w:rsidRDefault="00000000" w:rsidRPr="00000000" w14:paraId="000009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 in 504 timeout)</w:t>
      </w:r>
    </w:p>
    <w:p w:rsidR="00000000" w:rsidDel="00000000" w:rsidP="00000000" w:rsidRDefault="00000000" w:rsidRPr="00000000" w14:paraId="000009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it might be good to add the use urandom flag to the spring-boot-maven-plugin.</w:t>
      </w:r>
    </w:p>
  </w:comment>
  <w:comment w:author="Ray Tsang" w:id="3" w:date="2018-07-22T21:49:43Z">
    <w:p w:rsidR="00000000" w:rsidDel="00000000" w:rsidP="00000000" w:rsidRDefault="00000000" w:rsidRPr="00000000" w14:paraId="000009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interesting, i haven't ran into that in cloud shell before. could I trouble you to share the startup arg that worked in the comment?</w:t>
      </w:r>
    </w:p>
  </w:comment>
  <w:comment w:author="qingyangc" w:id="4" w:date="2018-07-22T22:03:32Z">
    <w:p w:rsidR="00000000" w:rsidDel="00000000" w:rsidP="00000000" w:rsidRDefault="00000000" w:rsidRPr="00000000" w14:paraId="000009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was '-Djava.security.egd=file:/dev/./urandom', which I added to the spring-boot-maven-plugin as </w:t>
      </w:r>
    </w:p>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&lt;configuration&gt;</w:t>
      </w:r>
    </w:p>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&lt;jvmArguments&gt;-Djava.security.egd=file:/dev/./urandom&lt;/jvmArguments&gt;</w:t>
      </w:r>
    </w:p>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&lt;/configuration&gt;</w:t>
      </w:r>
    </w:p>
  </w:comment>
  <w:comment w:author="qingyangc" w:id="5" w:date="2018-07-23T05:05:52Z">
    <w:p w:rsidR="00000000" w:rsidDel="00000000" w:rsidP="00000000" w:rsidRDefault="00000000" w:rsidRPr="00000000" w14:paraId="000009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seems that the `docker-credential-gcr` configuration is corrupted (the file is empty) - and causes an authentication error.</w:t>
      </w:r>
    </w:p>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fixed it with:</w:t>
      </w:r>
    </w:p>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rm ~/.config/gcloud/docker_credential_gcr_config.json</w:t>
      </w:r>
    </w:p>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docker-credential-gcr gcr-login</w:t>
      </w:r>
    </w:p>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(following the login steps)</w:t>
      </w:r>
    </w:p>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why this is happening though. docker-credential-gcr should be automatically set up when using gcloud to install it via "gcloud components install docker-credential-gcr".</w:t>
      </w:r>
    </w:p>
  </w:comment>
  <w:comment w:author="qingyangc" w:id="6" w:date="2018-07-23T05:05:52Z">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seems that the `docker-credential-gcr` configuration is corrupted (the file is empty) - and causes an authentication error.</w:t>
      </w:r>
    </w:p>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fixed it with:</w:t>
      </w:r>
    </w:p>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rm ~/.config/gcloud/docker_credential_gcr_config.json</w:t>
      </w:r>
    </w:p>
    <w:p w:rsidR="00000000" w:rsidDel="00000000" w:rsidP="00000000" w:rsidRDefault="00000000" w:rsidRPr="00000000" w14:paraId="000009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docker-credential-gcr gcr-login</w:t>
      </w:r>
    </w:p>
    <w:p w:rsidR="00000000" w:rsidDel="00000000" w:rsidP="00000000" w:rsidRDefault="00000000" w:rsidRPr="00000000" w14:paraId="000009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(following the login steps)</w:t>
      </w:r>
    </w:p>
    <w:p w:rsidR="00000000" w:rsidDel="00000000" w:rsidP="00000000" w:rsidRDefault="00000000" w:rsidRPr="00000000" w14:paraId="000009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why this is happening though. docker-credential-gcr should be automatically set up when using gcloud to install it via "gcloud components install docker-credential-gcr".</w:t>
      </w:r>
    </w:p>
  </w:comment>
  <w:comment w:author="Masud Hasan" w:id="0" w:date="2018-09-06T18:23:03Z">
    <w:p w:rsidR="00000000" w:rsidDel="00000000" w:rsidP="00000000" w:rsidRDefault="00000000" w:rsidRPr="00000000" w14:paraId="000009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are using cloud sql starter, does  the IP need to be white listed in database side? if we are running apps in GKE, does it mean we have to whitelist the external IPs for the VM? Thanks.</w:t>
      </w:r>
    </w:p>
  </w:comment>
  <w:comment w:author="Ray Tsang" w:id="1" w:date="2018-09-28T14:15:18Z">
    <w:p w:rsidR="00000000" w:rsidDel="00000000" w:rsidP="00000000" w:rsidRDefault="00000000" w:rsidRPr="00000000" w14:paraId="000009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are using the starter (which uses a SSLSocketFactory behind the scenes), then you don't need to whitelist the IP address. Cheers!</w:t>
      </w:r>
    </w:p>
  </w:comment>
  <w:comment w:author="Ray Tsang" w:id="7" w:date="2018-07-20T19:13:34Z">
    <w:p w:rsidR="00000000" w:rsidDel="00000000" w:rsidP="00000000" w:rsidRDefault="00000000" w:rsidRPr="00000000" w14:paraId="000009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known issue w/ this dashboard at the moment.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al Unicode MS"/>
  <w:font w:name="Roboto"/>
  <w:font w:name="Courier New"/>
  <w:font w:name="Consolas"/>
  <w:font w:name="Fira Mono"/>
  <w:font w:name="Nova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7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20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6" Type="http://schemas.openxmlformats.org/officeDocument/2006/relationships/image" Target="media/image24.png"/><Relationship Id="rId84"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12.png"/><Relationship Id="rId63" Type="http://schemas.openxmlformats.org/officeDocument/2006/relationships/image" Target="media/image51.png"/><Relationship Id="rId21" Type="http://schemas.openxmlformats.org/officeDocument/2006/relationships/hyperlink" Target="https://cloud.google.com/developer-shell/#how_do_i_get_started" TargetMode="External"/><Relationship Id="rId68" Type="http://schemas.openxmlformats.org/officeDocument/2006/relationships/image" Target="media/image36.png"/><Relationship Id="rId16" Type="http://schemas.openxmlformats.org/officeDocument/2006/relationships/image" Target="media/image3.png"/><Relationship Id="rId74" Type="http://schemas.openxmlformats.org/officeDocument/2006/relationships/image" Target="media/image49.png"/><Relationship Id="rId32" Type="http://schemas.openxmlformats.org/officeDocument/2006/relationships/image" Target="media/image32.png"/><Relationship Id="rId79" Type="http://schemas.openxmlformats.org/officeDocument/2006/relationships/image" Target="media/image61.png"/><Relationship Id="rId37" Type="http://schemas.openxmlformats.org/officeDocument/2006/relationships/image" Target="media/image37.png"/><Relationship Id="rId53" Type="http://schemas.openxmlformats.org/officeDocument/2006/relationships/image" Target="media/image59.png"/><Relationship Id="rId11" Type="http://schemas.openxmlformats.org/officeDocument/2006/relationships/hyperlink" Target="https://console.cloud.google.com/" TargetMode="External"/><Relationship Id="rId58" Type="http://schemas.openxmlformats.org/officeDocument/2006/relationships/image" Target="media/image23.png"/><Relationship Id="rId5" Type="http://schemas.openxmlformats.org/officeDocument/2006/relationships/numbering" Target="numbering.xml"/><Relationship Id="rId19" Type="http://schemas.openxmlformats.org/officeDocument/2006/relationships/image" Target="media/image57.png"/><Relationship Id="rId43" Type="http://schemas.openxmlformats.org/officeDocument/2006/relationships/hyperlink" Target="https://docs.spring.io/spring-boot/docs/current/reference/html/production-ready-endpoints.html" TargetMode="External"/><Relationship Id="rId48" Type="http://schemas.openxmlformats.org/officeDocument/2006/relationships/hyperlink" Target="https://farm9.staticflickr.com/8895/29014594482_93b676a454_m_d.jpg" TargetMode="External"/><Relationship Id="rId30" Type="http://schemas.openxmlformats.org/officeDocument/2006/relationships/hyperlink" Target="https://github.com/saturnism/spring-cloud-gcp-guestbook.git" TargetMode="External"/><Relationship Id="rId77" Type="http://schemas.openxmlformats.org/officeDocument/2006/relationships/hyperlink" Target="https://github.com/prometheus/jmx_exporter" TargetMode="External"/><Relationship Id="rId35" Type="http://schemas.openxmlformats.org/officeDocument/2006/relationships/image" Target="media/image21.png"/><Relationship Id="rId64" Type="http://schemas.openxmlformats.org/officeDocument/2006/relationships/image" Target="media/image43.png"/><Relationship Id="rId22" Type="http://schemas.openxmlformats.org/officeDocument/2006/relationships/image" Target="media/image40.png"/><Relationship Id="rId69" Type="http://schemas.openxmlformats.org/officeDocument/2006/relationships/image" Target="media/image31.png"/><Relationship Id="rId27" Type="http://schemas.openxmlformats.org/officeDocument/2006/relationships/image" Target="media/image41.png"/><Relationship Id="rId56" Type="http://schemas.openxmlformats.org/officeDocument/2006/relationships/hyperlink" Target="https://guestbook-service-dot-project.appspot.com/guestbookMessages" TargetMode="External"/><Relationship Id="rId14" Type="http://schemas.openxmlformats.org/officeDocument/2006/relationships/image" Target="media/image1.png"/><Relationship Id="rId85" Type="http://schemas.openxmlformats.org/officeDocument/2006/relationships/footer" Target="footer1.xml"/><Relationship Id="rId80" Type="http://schemas.openxmlformats.org/officeDocument/2006/relationships/image" Target="media/image22.png"/><Relationship Id="rId8" Type="http://schemas.openxmlformats.org/officeDocument/2006/relationships/hyperlink" Target="https://storage.cloud.google.com/cloud-training/bootcamps/slide-pdfs/Scalable%20Java%20Microservices%20with%20Spring%20Boot.pdf" TargetMode="External"/><Relationship Id="rId72" Type="http://schemas.openxmlformats.org/officeDocument/2006/relationships/image" Target="media/image27.png"/><Relationship Id="rId51" Type="http://schemas.openxmlformats.org/officeDocument/2006/relationships/image" Target="media/image56.png"/><Relationship Id="rId3" Type="http://schemas.openxmlformats.org/officeDocument/2006/relationships/settings" Target="settings.xml"/><Relationship Id="rId46" Type="http://schemas.openxmlformats.org/officeDocument/2006/relationships/image" Target="media/image33.png"/><Relationship Id="rId33" Type="http://schemas.openxmlformats.org/officeDocument/2006/relationships/image" Target="media/image45.png"/><Relationship Id="rId38" Type="http://schemas.openxmlformats.org/officeDocument/2006/relationships/image" Target="media/image2.png"/><Relationship Id="rId67" Type="http://schemas.openxmlformats.org/officeDocument/2006/relationships/image" Target="media/image28.png"/><Relationship Id="rId25" Type="http://schemas.openxmlformats.org/officeDocument/2006/relationships/image" Target="media/image6.png"/><Relationship Id="rId12" Type="http://schemas.openxmlformats.org/officeDocument/2006/relationships/image" Target="media/image46.png"/><Relationship Id="rId59" Type="http://schemas.openxmlformats.org/officeDocument/2006/relationships/image" Target="media/image17.png"/><Relationship Id="rId17" Type="http://schemas.openxmlformats.org/officeDocument/2006/relationships/image" Target="media/image54.png"/><Relationship Id="rId83" Type="http://schemas.openxmlformats.org/officeDocument/2006/relationships/image" Target="media/image44.png"/><Relationship Id="rId41" Type="http://schemas.openxmlformats.org/officeDocument/2006/relationships/hyperlink" Target="https://github.com/spring-cloud/spring-cloud-gcp/tree/master/spring-cloud-gcp-samples/spring-cloud-gcp-config-sample" TargetMode="External"/><Relationship Id="rId75" Type="http://schemas.openxmlformats.org/officeDocument/2006/relationships/hyperlink" Target="https://cloud.google.com/monitoring/kubernetes-engine/prometheus" TargetMode="External"/><Relationship Id="rId70" Type="http://schemas.openxmlformats.org/officeDocument/2006/relationships/image" Target="media/image52.png"/><Relationship Id="rId62" Type="http://schemas.openxmlformats.org/officeDocument/2006/relationships/image" Target="media/image16.png"/><Relationship Id="rId20" Type="http://schemas.openxmlformats.org/officeDocument/2006/relationships/hyperlink" Target="https://cloud.google.com/developer-shell/#how_do_i_get_started" TargetMode="External"/><Relationship Id="rId54" Type="http://schemas.openxmlformats.org/officeDocument/2006/relationships/hyperlink" Target="http://appengine.google.com/ns/1.0" TargetMode="External"/><Relationship Id="rId88" Type="http://schemas.openxmlformats.org/officeDocument/2006/relationships/customXml" Target="../customXml/item3.xml"/><Relationship Id="rId1" Type="http://schemas.openxmlformats.org/officeDocument/2006/relationships/theme" Target="theme/theme1.xml"/><Relationship Id="rId6" Type="http://schemas.openxmlformats.org/officeDocument/2006/relationships/styles" Target="styles.xml"/><Relationship Id="rId49" Type="http://schemas.openxmlformats.org/officeDocument/2006/relationships/image" Target="media/image50.png"/><Relationship Id="rId36" Type="http://schemas.openxmlformats.org/officeDocument/2006/relationships/image" Target="media/image13.png"/><Relationship Id="rId23" Type="http://schemas.openxmlformats.org/officeDocument/2006/relationships/image" Target="media/image4.png"/><Relationship Id="rId28" Type="http://schemas.openxmlformats.org/officeDocument/2006/relationships/image" Target="media/image7.png"/><Relationship Id="rId57" Type="http://schemas.openxmlformats.org/officeDocument/2006/relationships/image" Target="media/image19.png"/><Relationship Id="rId15" Type="http://schemas.openxmlformats.org/officeDocument/2006/relationships/image" Target="media/image38.png"/><Relationship Id="rId44" Type="http://schemas.openxmlformats.org/officeDocument/2006/relationships/image" Target="media/image20.png"/><Relationship Id="rId81" Type="http://schemas.openxmlformats.org/officeDocument/2006/relationships/image" Target="media/image39.png"/><Relationship Id="rId73" Type="http://schemas.openxmlformats.org/officeDocument/2006/relationships/image" Target="media/image26.png"/><Relationship Id="rId31" Type="http://schemas.openxmlformats.org/officeDocument/2006/relationships/image" Target="media/image47.png"/><Relationship Id="rId78" Type="http://schemas.openxmlformats.org/officeDocument/2006/relationships/image" Target="media/image14.png"/><Relationship Id="rId65" Type="http://schemas.openxmlformats.org/officeDocument/2006/relationships/image" Target="media/image48.png"/><Relationship Id="rId60" Type="http://schemas.openxmlformats.org/officeDocument/2006/relationships/image" Target="media/image58.png"/><Relationship Id="rId52" Type="http://schemas.openxmlformats.org/officeDocument/2006/relationships/hyperlink" Target="https://github.com/GoogleCloudPlatform/google-cloud-java/" TargetMode="External"/><Relationship Id="rId10" Type="http://schemas.openxmlformats.org/officeDocument/2006/relationships/image" Target="media/image55.png"/><Relationship Id="rId86" Type="http://schemas.openxmlformats.org/officeDocument/2006/relationships/customXml" Target="../customXml/item1.xml"/><Relationship Id="rId4" Type="http://schemas.openxmlformats.org/officeDocument/2006/relationships/fontTable" Target="fontTable.xml"/><Relationship Id="rId9" Type="http://schemas.openxmlformats.org/officeDocument/2006/relationships/hyperlink" Target="https://twitter.com/saturnism" TargetMode="External"/><Relationship Id="rId39" Type="http://schemas.openxmlformats.org/officeDocument/2006/relationships/image" Target="media/image18.png"/><Relationship Id="rId13" Type="http://schemas.openxmlformats.org/officeDocument/2006/relationships/image" Target="media/image35.png"/><Relationship Id="rId18" Type="http://schemas.openxmlformats.org/officeDocument/2006/relationships/image" Target="media/image53.png"/><Relationship Id="rId76" Type="http://schemas.openxmlformats.org/officeDocument/2006/relationships/hyperlink" Target="https://storage.googleapis.com/stackdriver-prometheus-documentation/rbac-setup.yml" TargetMode="External"/><Relationship Id="rId34" Type="http://schemas.openxmlformats.org/officeDocument/2006/relationships/image" Target="media/image30.png"/><Relationship Id="rId50" Type="http://schemas.openxmlformats.org/officeDocument/2006/relationships/image" Target="media/image34.png"/><Relationship Id="rId55" Type="http://schemas.openxmlformats.org/officeDocument/2006/relationships/image" Target="media/image10.png"/><Relationship Id="rId7" Type="http://schemas.openxmlformats.org/officeDocument/2006/relationships/hyperlink" Target="http://bit.ly/spring-gcp-lab" TargetMode="External"/><Relationship Id="rId71" Type="http://schemas.openxmlformats.org/officeDocument/2006/relationships/image" Target="media/image60.png"/><Relationship Id="rId2" Type="http://schemas.openxmlformats.org/officeDocument/2006/relationships/comments" Target="comments.xml"/><Relationship Id="rId29" Type="http://schemas.openxmlformats.org/officeDocument/2006/relationships/hyperlink" Target="https://github.com/saturnism/spring-cloud-gcp-guestbook" TargetMode="External"/><Relationship Id="rId40" Type="http://schemas.openxmlformats.org/officeDocument/2006/relationships/image" Target="media/image9.png"/><Relationship Id="rId45" Type="http://schemas.openxmlformats.org/officeDocument/2006/relationships/image" Target="media/image25.png"/><Relationship Id="rId66" Type="http://schemas.openxmlformats.org/officeDocument/2006/relationships/image" Target="media/image11.png"/><Relationship Id="rId24" Type="http://schemas.openxmlformats.org/officeDocument/2006/relationships/image" Target="media/image42.png"/><Relationship Id="rId87" Type="http://schemas.openxmlformats.org/officeDocument/2006/relationships/customXml" Target="../customXml/item2.xml"/><Relationship Id="rId82" Type="http://schemas.openxmlformats.org/officeDocument/2006/relationships/image" Target="media/image5.png"/><Relationship Id="rId6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5D32FE21F0CF45B51F7253E30CD9FA" ma:contentTypeVersion="2" ma:contentTypeDescription="Create a new document." ma:contentTypeScope="" ma:versionID="d9430a2425c8a958b1285fba54a764bd">
  <xsd:schema xmlns:xsd="http://www.w3.org/2001/XMLSchema" xmlns:xs="http://www.w3.org/2001/XMLSchema" xmlns:p="http://schemas.microsoft.com/office/2006/metadata/properties" xmlns:ns2="faf403b7-6103-4823-a045-eae95e807cb6" targetNamespace="http://schemas.microsoft.com/office/2006/metadata/properties" ma:root="true" ma:fieldsID="177e4af0c3b42e2bfb8b31d6aeecec8e" ns2:_="">
    <xsd:import namespace="faf403b7-6103-4823-a045-eae95e807cb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f403b7-6103-4823-a045-eae95e807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23FFF33-2123-4F98-9D4F-B60B08A5FC96}"/>
</file>

<file path=customXml/itemProps2.xml><?xml version="1.0" encoding="utf-8"?>
<ds:datastoreItem xmlns:ds="http://schemas.openxmlformats.org/officeDocument/2006/customXml" ds:itemID="{9C15EFE7-7D2F-4E89-8ECB-93AFD84466BE}"/>
</file>

<file path=customXml/itemProps3.xml><?xml version="1.0" encoding="utf-8"?>
<ds:datastoreItem xmlns:ds="http://schemas.openxmlformats.org/officeDocument/2006/customXml" ds:itemID="{44831FE9-636A-4E39-854A-01FFE4569E34}"/>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0x010100475D32FE21F0CF45B51F7253E30CD9FA</vt:lpwstr>
  </property>
</Properties>
</file>